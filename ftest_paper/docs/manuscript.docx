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E4F30" w14:textId="77777777" w:rsidR="00C5195D" w:rsidRDefault="00EE1D21">
      <w:pPr>
        <w:pStyle w:val="Title"/>
      </w:pPr>
      <w:r>
        <w:t>Testing for genetic interactions with imperfect information about additive causal effects</w:t>
      </w:r>
    </w:p>
    <w:p w14:paraId="6CF0BECC" w14:textId="77777777" w:rsidR="00574337" w:rsidRDefault="00574337">
      <w:pPr>
        <w:pStyle w:val="Heading2"/>
      </w:pPr>
      <w:bookmarkStart w:id="0" w:name="abstract"/>
    </w:p>
    <w:p w14:paraId="6AD49A8F" w14:textId="77777777" w:rsidR="00574337" w:rsidRDefault="00574337" w:rsidP="00574337">
      <w:pPr>
        <w:pStyle w:val="BodyText"/>
      </w:pPr>
      <w:r>
        <w:t>Main authors (order to be decided):</w:t>
      </w:r>
    </w:p>
    <w:p w14:paraId="793A42ED" w14:textId="77777777" w:rsidR="00574337" w:rsidRDefault="00574337" w:rsidP="00574337">
      <w:pPr>
        <w:pStyle w:val="BodyText"/>
      </w:pPr>
      <w:r>
        <w:t>Greg Gibson</w:t>
      </w:r>
    </w:p>
    <w:p w14:paraId="4B267C5A" w14:textId="77777777" w:rsidR="00574337" w:rsidRPr="00751145" w:rsidRDefault="00574337" w:rsidP="00574337">
      <w:pPr>
        <w:pStyle w:val="BodyText"/>
        <w:rPr>
          <w:vertAlign w:val="superscript"/>
        </w:rPr>
      </w:pPr>
      <w:r>
        <w:t>Gibran Hemani</w:t>
      </w:r>
      <w:r w:rsidR="00751145">
        <w:rPr>
          <w:vertAlign w:val="superscript"/>
        </w:rPr>
        <w:t>1</w:t>
      </w:r>
    </w:p>
    <w:p w14:paraId="1E7D6516" w14:textId="77777777" w:rsidR="00574337" w:rsidRDefault="00574337" w:rsidP="00574337">
      <w:pPr>
        <w:pStyle w:val="BodyText"/>
      </w:pPr>
      <w:r>
        <w:t>Grant Montgomery</w:t>
      </w:r>
    </w:p>
    <w:p w14:paraId="4B9BAF0B" w14:textId="77777777" w:rsidR="00574337" w:rsidRDefault="00574337" w:rsidP="00574337">
      <w:pPr>
        <w:pStyle w:val="BodyText"/>
      </w:pPr>
      <w:r>
        <w:t>Joseph Powell</w:t>
      </w:r>
    </w:p>
    <w:p w14:paraId="2E971FB9" w14:textId="29266D0E" w:rsidR="00574337" w:rsidRDefault="00574337" w:rsidP="00574337">
      <w:pPr>
        <w:pStyle w:val="BodyText"/>
      </w:pPr>
      <w:r>
        <w:t>Peter Vis</w:t>
      </w:r>
      <w:ins w:id="1" w:author="PMV" w:date="2020-01-17T13:59:00Z">
        <w:r w:rsidR="009654A9">
          <w:t>s</w:t>
        </w:r>
      </w:ins>
      <w:del w:id="2" w:author="PMV" w:date="2020-01-17T13:59:00Z">
        <w:r w:rsidDel="009654A9">
          <w:delText>c</w:delText>
        </w:r>
      </w:del>
      <w:r>
        <w:t>cher</w:t>
      </w:r>
    </w:p>
    <w:p w14:paraId="76A8D72B" w14:textId="77777777" w:rsidR="00574337" w:rsidRPr="00574337" w:rsidRDefault="00574337" w:rsidP="00574337">
      <w:pPr>
        <w:pStyle w:val="BodyText"/>
        <w:rPr>
          <w:lang w:val="en-GB"/>
        </w:rPr>
      </w:pPr>
      <w:proofErr w:type="spellStart"/>
      <w:r w:rsidRPr="00574337">
        <w:rPr>
          <w:lang w:val="en-GB"/>
        </w:rPr>
        <w:t>Huanwei</w:t>
      </w:r>
      <w:proofErr w:type="spellEnd"/>
      <w:r w:rsidRPr="00574337">
        <w:rPr>
          <w:lang w:val="en-GB"/>
        </w:rPr>
        <w:t xml:space="preserve"> Wang</w:t>
      </w:r>
    </w:p>
    <w:p w14:paraId="46537A17" w14:textId="42328A0D" w:rsidR="00574337" w:rsidRDefault="00574337" w:rsidP="00574337">
      <w:pPr>
        <w:pStyle w:val="BodyText"/>
        <w:rPr>
          <w:ins w:id="3" w:author="PMV" w:date="2020-01-17T13:59:00Z"/>
        </w:rPr>
      </w:pPr>
      <w:r>
        <w:t>Jian Yang</w:t>
      </w:r>
    </w:p>
    <w:p w14:paraId="27E6F801" w14:textId="1A1FD1A0" w:rsidR="009654A9" w:rsidRDefault="009654A9" w:rsidP="00574337">
      <w:pPr>
        <w:pStyle w:val="BodyText"/>
      </w:pPr>
      <w:ins w:id="4" w:author="PMV" w:date="2020-01-17T13:59:00Z">
        <w:r>
          <w:t>Mike Goddard</w:t>
        </w:r>
      </w:ins>
    </w:p>
    <w:p w14:paraId="0B7FACBC" w14:textId="77777777" w:rsidR="00574337" w:rsidRDefault="00574337" w:rsidP="00574337">
      <w:pPr>
        <w:pStyle w:val="BodyText"/>
      </w:pPr>
      <w:r>
        <w:t>[Original authors on H2014]</w:t>
      </w:r>
    </w:p>
    <w:p w14:paraId="3C125CBF" w14:textId="77777777" w:rsidR="00751145" w:rsidRDefault="00751145" w:rsidP="00574337">
      <w:pPr>
        <w:pStyle w:val="BodyText"/>
      </w:pPr>
      <w:r>
        <w:t>Affiliations:</w:t>
      </w:r>
    </w:p>
    <w:p w14:paraId="277CEAEC" w14:textId="77777777" w:rsidR="00751145" w:rsidRDefault="00751145" w:rsidP="00751145">
      <w:pPr>
        <w:pStyle w:val="BodyText"/>
        <w:numPr>
          <w:ilvl w:val="0"/>
          <w:numId w:val="2"/>
        </w:numPr>
      </w:pPr>
      <w:r>
        <w:t>MRC Integrative Epidemiology Unit at the University of Bristol, Oakfield House, Oakfield Grove, Bristol, UK. BS8 2BN.</w:t>
      </w:r>
    </w:p>
    <w:p w14:paraId="7E4D29E9" w14:textId="77777777" w:rsidR="00574337" w:rsidRPr="00574337" w:rsidRDefault="00574337" w:rsidP="00574337">
      <w:pPr>
        <w:pStyle w:val="BodyText"/>
      </w:pPr>
    </w:p>
    <w:p w14:paraId="714DC91A" w14:textId="77777777" w:rsidR="00C5195D" w:rsidRDefault="00EE1D21">
      <w:pPr>
        <w:pStyle w:val="Heading2"/>
      </w:pPr>
      <w:r>
        <w:t>Abstract</w:t>
      </w:r>
      <w:bookmarkEnd w:id="0"/>
    </w:p>
    <w:p w14:paraId="5028D538" w14:textId="51F4904D"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r w:rsidR="005E019F">
        <w:t xml:space="preserve"> </w:t>
      </w:r>
      <w:r w:rsidR="005E019F">
        <w:rPr>
          <w:rFonts w:eastAsiaTheme="minorHAnsi"/>
        </w:rPr>
        <w:t xml:space="preserve">statistical </w:t>
      </w:r>
      <w:r>
        <w:t>test that evaluates if</w:t>
      </w:r>
      <w:r w:rsidR="00F46020">
        <w:t xml:space="preserve"> a model with</w:t>
      </w:r>
      <w:r>
        <w:t xml:space="preserve"> the interaction terms explain more</w:t>
      </w:r>
      <w:r w:rsidR="00F46020">
        <w:t xml:space="preserve"> </w:t>
      </w:r>
      <w:del w:id="5" w:author="PMV" w:date="2020-01-17T14:00:00Z">
        <w:r w:rsidR="00F46020" w:rsidDel="009654A9">
          <w:delText xml:space="preserve">genetic </w:delText>
        </w:r>
      </w:del>
      <w:ins w:id="6" w:author="PMV" w:date="2020-01-17T14:00:00Z">
        <w:r w:rsidR="009654A9">
          <w:t xml:space="preserve">phenotypic </w:t>
        </w:r>
      </w:ins>
      <w:r w:rsidR="00F46020">
        <w:t>variance</w:t>
      </w:r>
      <w:r>
        <w:t xml:space="preserve"> than </w:t>
      </w:r>
      <w:r w:rsidR="00F46020">
        <w:t xml:space="preserve">that with </w:t>
      </w:r>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r w:rsidR="00F46020">
        <w:t xml:space="preserve"> in both discovery and replication data sets</w:t>
      </w:r>
      <w:r>
        <w:t>, and that without sequence level data and assumptions of constant additive effects being met, the problems are difficult to guard against.</w:t>
      </w:r>
    </w:p>
    <w:p w14:paraId="4988990A" w14:textId="77777777" w:rsidR="00C5195D" w:rsidRDefault="00EE1D21">
      <w:pPr>
        <w:pStyle w:val="Heading2"/>
      </w:pPr>
      <w:bookmarkStart w:id="7" w:name="introduction"/>
      <w:r>
        <w:lastRenderedPageBreak/>
        <w:t>Introduction</w:t>
      </w:r>
      <w:bookmarkEnd w:id="7"/>
    </w:p>
    <w:p w14:paraId="1863EA5B" w14:textId="35D03A34"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This phenomenon is referred to as </w:t>
      </w:r>
      <w:r>
        <w:t xml:space="preserve">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 </w:t>
      </w:r>
      <w:commentRangeStart w:id="8"/>
      <w:r>
        <w:t xml:space="preserve">heritability is not </w:t>
      </w:r>
      <w:ins w:id="9" w:author="Gibran Hemani" w:date="2020-01-22T16:11:00Z">
        <w:r w:rsidR="00344582">
          <w:t xml:space="preserve">easily </w:t>
        </w:r>
      </w:ins>
      <w:r>
        <w:t xml:space="preserve">estimable in the broad sense </w:t>
      </w:r>
      <w:commentRangeEnd w:id="8"/>
      <w:r w:rsidR="009654A9">
        <w:rPr>
          <w:rStyle w:val="CommentReference"/>
        </w:rPr>
        <w:commentReference w:id="8"/>
      </w:r>
      <w:r>
        <w:t>where the non-additive components could be captured and decomposed</w:t>
      </w:r>
      <w:r>
        <w:fldChar w:fldCharType="begin" w:fldLock="1"/>
      </w:r>
      <w:r w:rsidR="00C104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5&lt;/sup&gt;","plainTextFormattedCitation":"5","previouslyFormattedCitation":"&lt;sup&gt;5&lt;/sup&gt;"},"properties":{"noteIndex":0},"schema":"https://github.com/citation-style-language/schema/raw/master/csl-citation.json"}</w:instrText>
      </w:r>
      <w:r>
        <w:fldChar w:fldCharType="separate"/>
      </w:r>
      <w:r w:rsidR="00C1042A" w:rsidRPr="00C1042A">
        <w:rPr>
          <w:noProof/>
          <w:vertAlign w:val="superscript"/>
        </w:rPr>
        <w:t>5</w:t>
      </w:r>
      <w:r>
        <w:fldChar w:fldCharType="end"/>
      </w:r>
      <w:r>
        <w:t>. Instead, researchers have sought to detect interacting genetic loci through association analyses to report instances of epistatic influences on complex traits.</w:t>
      </w:r>
    </w:p>
    <w:p w14:paraId="4C2250BE" w14:textId="4B58C9A4"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w:t>
      </w:r>
      <w:commentRangeStart w:id="10"/>
      <w:commentRangeStart w:id="11"/>
      <w:r>
        <w:t xml:space="preserve">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ins w:id="12" w:author="Gibran Hemani" w:date="2020-01-22T16:16:00Z">
        <w:r w:rsidR="00344582">
          <w:t xml:space="preserve"> </w:t>
        </w:r>
      </w:ins>
      <w:del w:id="13" w:author="Gibran Hemani" w:date="2020-01-22T16:16:00Z">
        <w:r w:rsidDel="00344582">
          <w:delText xml:space="preserve">, which reported discovery of genetic interactions influencing gene expression levels, and replication in independent datasets, </w:delText>
        </w:r>
      </w:del>
      <w:del w:id="14" w:author="Gibran Hemani" w:date="2020-01-22T16:14:00Z">
        <w:r w:rsidDel="00344582">
          <w:delText>was listed amongst those examples</w:delText>
        </w:r>
      </w:del>
      <w:ins w:id="15" w:author="Gibran Hemani" w:date="2020-01-22T16:15:00Z">
        <w:r w:rsidR="00344582">
          <w:t xml:space="preserve">attempted to be rigorous, using </w:t>
        </w:r>
      </w:ins>
      <w:ins w:id="16" w:author="Gibran Hemani" w:date="2020-01-22T18:58:00Z">
        <w:r w:rsidR="005B7894">
          <w:t xml:space="preserve">a </w:t>
        </w:r>
        <w:r w:rsidR="005B7894">
          <w:t xml:space="preserve">classical </w:t>
        </w:r>
        <w:r w:rsidR="005B7894">
          <w:t xml:space="preserve">statistical </w:t>
        </w:r>
        <w:r w:rsidR="005B7894">
          <w:t>test</w:t>
        </w:r>
        <w:r w:rsidR="005B7894">
          <w:t xml:space="preserve"> </w:t>
        </w:r>
        <w:r w:rsidR="005B7894">
          <w:t>for epistasis</w:t>
        </w:r>
        <w:r w:rsidR="005B7894">
          <w:t xml:space="preserve"> and setting </w:t>
        </w:r>
      </w:ins>
      <w:ins w:id="17" w:author="Gibran Hemani" w:date="2020-01-22T16:15:00Z">
        <w:r w:rsidR="00344582">
          <w:t xml:space="preserve">strict </w:t>
        </w:r>
      </w:ins>
      <w:ins w:id="18" w:author="Gibran Hemani" w:date="2020-01-22T18:57:00Z">
        <w:r w:rsidR="005B7894">
          <w:t xml:space="preserve">significance </w:t>
        </w:r>
      </w:ins>
      <w:ins w:id="19" w:author="Gibran Hemani" w:date="2020-01-22T16:15:00Z">
        <w:r w:rsidR="00344582">
          <w:t xml:space="preserve">thresholds for discovery and </w:t>
        </w:r>
      </w:ins>
      <w:ins w:id="20" w:author="Gibran Hemani" w:date="2020-01-22T16:16:00Z">
        <w:r w:rsidR="00344582">
          <w:t>replication</w:t>
        </w:r>
      </w:ins>
      <w:r>
        <w:t>.</w:t>
      </w:r>
      <w:ins w:id="21" w:author="Gibran Hemani" w:date="2020-01-22T16:16:00Z">
        <w:r w:rsidR="00344582">
          <w:t xml:space="preserve"> In that study we reported discovery of genetic interactions influencing gene expression levels, and replication in independent datasets, but doubt since then d</w:t>
        </w:r>
      </w:ins>
      <w:ins w:id="22" w:author="Gibran Hemani" w:date="2020-01-22T16:17:00Z">
        <w:r w:rsidR="00344582">
          <w:t>oubt has been cast on even these findings</w:t>
        </w:r>
      </w:ins>
      <w:ins w:id="23" w:author="Gibran Hemani" w:date="2020-01-22T16:19:00Z">
        <w:r w:rsidR="00344582">
          <w:fldChar w:fldCharType="begin" w:fldLock="1"/>
        </w:r>
      </w:ins>
      <w:r w:rsidR="00D27652">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id":"ITEM-2","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-2","issue":"7520","issued":{"date-parts":[["2014"]]},"page":"E5","publisher":"NIH Public Access","title":"Another Explanation for Apparent Epistasis","type":"article-journal","volume":"514"},"uris":["http://www.mendeley.com/documents/?uuid=cc477bba-96b2-4423-819c-649a994c0e68"]}],"mendeley":{"formattedCitation":"&lt;sup&gt;6,7&lt;/sup&gt;","plainTextFormattedCitation":"6,7","previouslyFormattedCitation":"&lt;sup&gt;6,7&lt;/sup&gt;"},"properties":{"noteIndex":0},"schema":"https://github.com/citation-style-language/schema/raw/master/csl-citation.json"}</w:instrText>
      </w:r>
      <w:r w:rsidR="00344582">
        <w:fldChar w:fldCharType="separate"/>
      </w:r>
      <w:r w:rsidR="00344582" w:rsidRPr="00344582">
        <w:rPr>
          <w:noProof/>
          <w:vertAlign w:val="superscript"/>
        </w:rPr>
        <w:t>6,7</w:t>
      </w:r>
      <w:ins w:id="24" w:author="Gibran Hemani" w:date="2020-01-22T16:19:00Z">
        <w:r w:rsidR="00344582">
          <w:fldChar w:fldCharType="end"/>
        </w:r>
      </w:ins>
      <w:ins w:id="25" w:author="Gibran Hemani" w:date="2020-01-22T16:16:00Z">
        <w:r w:rsidR="00344582">
          <w:t>.</w:t>
        </w:r>
      </w:ins>
      <w:r>
        <w:t xml:space="preserve"> </w:t>
      </w:r>
      <w:commentRangeEnd w:id="10"/>
      <w:r w:rsidR="009654A9">
        <w:rPr>
          <w:rStyle w:val="CommentReference"/>
        </w:rPr>
        <w:commentReference w:id="10"/>
      </w:r>
      <w:commentRangeEnd w:id="11"/>
      <w:r w:rsidR="00344582">
        <w:rPr>
          <w:rStyle w:val="CommentReference"/>
        </w:rPr>
        <w:commentReference w:id="11"/>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26" w:name="X013edf3e6f690c91796e735bd6559a8c4fd0a4b"/>
      <w:r>
        <w:t xml:space="preserve">The </w:t>
      </w:r>
      <w:r w:rsidR="00C1042A">
        <w:t xml:space="preserve">traditional </w:t>
      </w:r>
      <w:r>
        <w:t>statistical test for 2-locus genetic interactions</w:t>
      </w:r>
      <w:bookmarkEnd w:id="26"/>
    </w:p>
    <w:p w14:paraId="66C530CF" w14:textId="1D451DED"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w:t>
      </w:r>
      <w:proofErr w:type="spellStart"/>
      <w:r w:rsidR="00C303BB">
        <w:t>d.f.</w:t>
      </w:r>
      <w:proofErr w:type="spellEnd"/>
      <w:r w:rsidR="00C303BB">
        <w:t>)</w:t>
      </w:r>
      <w:r>
        <w:t xml:space="preserve">, and if the causal variants are not available in the data then loss of signal with decaying </w:t>
      </w:r>
      <w:r w:rsidR="00C303BB">
        <w:t>linkage disequilibrium (</w:t>
      </w:r>
      <w:r>
        <w:t>LD</w:t>
      </w:r>
      <w:r w:rsidR="00C303BB">
        <w:t>)</w:t>
      </w:r>
      <w:r>
        <w:t xml:space="preserve"> between the causal variant and the observed variant is squared or quadratic, in comparison to a linear loss for additive effects</w:t>
      </w:r>
      <w:r>
        <w:fldChar w:fldCharType="begin" w:fldLock="1"/>
      </w:r>
      <w:r w:rsidR="00D27652">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8&lt;/sup&gt;","plainTextFormattedCitation":"8","previouslyFormattedCitation":"&lt;sup&gt;8&lt;/sup&gt;"},"properties":{"noteIndex":0},"schema":"https://github.com/citation-style-language/schema/raw/master/csl-citation.json"}</w:instrText>
      </w:r>
      <w:r>
        <w:fldChar w:fldCharType="separate"/>
      </w:r>
      <w:r w:rsidR="00344582" w:rsidRPr="00344582">
        <w:rPr>
          <w:noProof/>
          <w:vertAlign w:val="superscript"/>
        </w:rPr>
        <w:t>8</w:t>
      </w:r>
      <w:r>
        <w:fldChar w:fldCharType="end"/>
      </w:r>
      <w:r>
        <w:t>. Second, the parameter space for two-locus epistasis is O(</w:t>
      </w:r>
      <w:commentRangeStart w:id="27"/>
      <w:r>
        <w:t>m</w:t>
      </w:r>
      <w:commentRangeEnd w:id="27"/>
      <w:r w:rsidR="007C5419">
        <w:rPr>
          <w:rStyle w:val="CommentReference"/>
        </w:rPr>
        <w:commentReference w:id="27"/>
      </w:r>
      <w:r>
        <w:rPr>
          <w:vertAlign w:val="superscript"/>
        </w:rPr>
        <w:t>2</w:t>
      </w:r>
      <w:r>
        <w:t>)</w:t>
      </w:r>
      <w:ins w:id="28" w:author="Gibran Hemani" w:date="2020-01-22T16:19:00Z">
        <w:r w:rsidR="00344582">
          <w:t>, where m is the number of markers being tested</w:t>
        </w:r>
      </w:ins>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09F1D05F" w:rsidR="00C5195D" w:rsidRDefault="00C1042A">
      <w:pPr>
        <w:pStyle w:val="BodyText"/>
      </w:pPr>
      <w:r>
        <w:t>M</w:t>
      </w:r>
      <w:r w:rsidR="00EE1D21">
        <w:t>any methods exist that attempt to circumvent these problems</w:t>
      </w:r>
      <w:r w:rsidR="003B7E04">
        <w:fldChar w:fldCharType="begin" w:fldLock="1"/>
      </w:r>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r w:rsidR="003B7E04">
        <w:fldChar w:fldCharType="end"/>
      </w:r>
      <w:r>
        <w:t>.</w:t>
      </w:r>
      <w:r w:rsidR="00EE1D21">
        <w:t xml:space="preserve"> </w:t>
      </w:r>
      <w:r>
        <w:t>O</w:t>
      </w:r>
      <w:r w:rsidR="00EE1D21">
        <w:t xml:space="preserve">ne analytical strategy has been to bypass statistical power issues by selecting traits to </w:t>
      </w:r>
      <w:proofErr w:type="spellStart"/>
      <w:r w:rsidR="00EE1D21">
        <w:t>analyse</w:t>
      </w:r>
      <w:proofErr w:type="spellEnd"/>
      <w:r w:rsidR="00EE1D21">
        <w:t xml:space="preserve"> that are likely to have some large effects. In such traits, genetic perturbation could have a more proximal effect in comparison to complex diseases. Recent studies have focused efforts on </w:t>
      </w:r>
      <w:proofErr w:type="spellStart"/>
      <w:r w:rsidR="00EE1D21">
        <w:t>analysing</w:t>
      </w:r>
      <w:proofErr w:type="spellEnd"/>
      <w:r w:rsidR="00EE1D21">
        <w:t xml:space="preserve"> gene expression levels for epistatic interactions partly for this reason</w:t>
      </w:r>
      <w:r w:rsidR="0019498E">
        <w:fldChar w:fldCharType="begin" w:fldLock="1"/>
      </w:r>
      <w:r w:rsidR="00D27652">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4,9&lt;/sup&gt;","plainTextFormattedCitation":"4,9","previouslyFormattedCitation":"&lt;sup&gt;4,9&lt;/sup&gt;"},"properties":{"noteIndex":0},"schema":"https://github.com/citation-style-language/schema/raw/master/csl-citation.json"}</w:instrText>
      </w:r>
      <w:r w:rsidR="0019498E">
        <w:fldChar w:fldCharType="separate"/>
      </w:r>
      <w:r w:rsidR="00344582" w:rsidRPr="00344582">
        <w:rPr>
          <w:noProof/>
          <w:vertAlign w:val="superscript"/>
        </w:rPr>
        <w:t>4,9</w:t>
      </w:r>
      <w:r w:rsidR="0019498E">
        <w:fldChar w:fldCharType="end"/>
      </w:r>
      <w:r w:rsidR="00EE1D21">
        <w:t xml:space="preserve">. In </w:t>
      </w:r>
      <w:r w:rsidR="00E51C13">
        <w:t xml:space="preserve">Hemani et al 2014 </w:t>
      </w:r>
      <w:r w:rsidR="00EE1D21">
        <w:t>a brute</w:t>
      </w:r>
      <w:ins w:id="29" w:author="PMV" w:date="2020-01-17T14:21:00Z">
        <w:r w:rsidR="00321EA1">
          <w:t>-</w:t>
        </w:r>
      </w:ins>
      <w:del w:id="30" w:author="PMV" w:date="2020-01-17T14:21:00Z">
        <w:r w:rsidR="00EE1D21" w:rsidDel="00321EA1">
          <w:delText xml:space="preserve"> </w:delText>
        </w:r>
      </w:del>
      <w:r w:rsidR="00EE1D21">
        <w:t xml:space="preserve">force search strategy was performed, applying a </w:t>
      </w:r>
      <w:r w:rsidR="00C303BB">
        <w:t>4</w:t>
      </w:r>
      <w:r w:rsidR="00EE1D21">
        <w:t xml:space="preserve"> </w:t>
      </w:r>
      <w:proofErr w:type="spellStart"/>
      <w:r w:rsidR="00EE1D21">
        <w:t>d.f.</w:t>
      </w:r>
      <w:proofErr w:type="spellEnd"/>
      <w:r w:rsidR="00EE1D21">
        <w:t xml:space="preserve"> linear model for each pairwise combination of 528,509 genotyped autosomal single nucleotide polymorphisms (SNPs) against each of 7,339 gene expression levels. The statistical test </w:t>
      </w:r>
      <w:r w:rsidR="00C303BB">
        <w:t>attempted</w:t>
      </w:r>
      <w:r w:rsidR="00EE1D21">
        <w:t xml:space="preserve"> to </w:t>
      </w:r>
      <w:r w:rsidR="00EE1D21">
        <w:lastRenderedPageBreak/>
        <w:t>capture any joint effect of two independent variants that was not explained by the marginal additive or dominance effects of either of the variants</w:t>
      </w:r>
      <w:r w:rsidR="0019498E">
        <w:fldChar w:fldCharType="begin" w:fldLock="1"/>
      </w:r>
      <w:r w:rsidR="00D27652">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10&lt;/sup&gt;","plainTextFormattedCitation":"10","previouslyFormattedCitation":"&lt;sup&gt;10&lt;/sup&gt;"},"properties":{"noteIndex":0},"schema":"https://github.com/citation-style-language/schema/raw/master/csl-citation.json"}</w:instrText>
      </w:r>
      <w:r w:rsidR="0019498E">
        <w:fldChar w:fldCharType="separate"/>
      </w:r>
      <w:r w:rsidR="00344582" w:rsidRPr="00344582">
        <w:rPr>
          <w:noProof/>
          <w:vertAlign w:val="superscript"/>
        </w:rPr>
        <w:t>10</w:t>
      </w:r>
      <w:r w:rsidR="0019498E">
        <w:fldChar w:fldCharType="end"/>
      </w:r>
      <w:ins w:id="31" w:author="Gibran Hemani" w:date="2020-01-22T16:20:00Z">
        <w:r w:rsidR="003B5002">
          <w:t>:</w:t>
        </w:r>
      </w:ins>
      <w:del w:id="32" w:author="Gibran Hemani" w:date="2020-01-22T16:20:00Z">
        <w:r w:rsidR="00EE1D21" w:rsidDel="003B5002">
          <w:delText>.</w:delText>
        </w:r>
      </w:del>
    </w:p>
    <w:commentRangeStart w:id="33"/>
    <w:p w14:paraId="1646372C" w14:textId="77777777" w:rsidR="00C5195D" w:rsidRDefault="003B5002">
      <w:pPr>
        <w:pStyle w:val="BodyText"/>
      </w:pPr>
      <m:oMathPara>
        <m:oMathParaPr>
          <m:jc m:val="center"/>
        </m:oMathParaPr>
        <m:oMath>
          <m:m>
            <m:mPr>
              <m:plcHide m:val="1"/>
              <m:mcs>
                <m:mc>
                  <m:mcPr>
                    <m:count m:val="1"/>
                    <m:mcJc m:val="right"/>
                  </m:mcPr>
                </m:mc>
                <m:mc>
                  <m:mcPr>
                    <m:count m:val="1"/>
                    <m:mcJc m:val="left"/>
                  </m:mcPr>
                </m:mc>
              </m:mcs>
              <m:ctrlPr>
                <w:ins w:id="34" w:author="Gibran Hemani" w:date="2020-01-22T16:11:00Z">
                  <w:rPr>
                    <w:rFonts w:ascii="Cambria Math" w:hAnsi="Cambria Math"/>
                  </w:rPr>
                </w:ins>
              </m:ctrlPr>
            </m:mPr>
            <m:mr>
              <m:e>
                <m:sSub>
                  <m:sSubPr>
                    <m:ctrlPr>
                      <w:ins w:id="35" w:author="Gibran Hemani" w:date="2020-01-22T16:11:00Z">
                        <w:rPr>
                          <w:rFonts w:ascii="Cambria Math" w:hAnsi="Cambria Math"/>
                        </w:rPr>
                      </w:ins>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ins w:id="36" w:author="Gibran Hemani" w:date="2020-01-22T16:11: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37" w:author="Gibran Hemani" w:date="2020-01-22T16:11: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38" w:author="Gibran Hemani" w:date="2020-01-22T16:11:00Z">
                        <w:rPr>
                          <w:rFonts w:ascii="Cambria Math" w:hAnsi="Cambria Math"/>
                        </w:rPr>
                      </w:ins>
                    </m:ctrlPr>
                  </m:barPr>
                  <m:e>
                    <m:sSub>
                      <m:sSubPr>
                        <m:ctrlPr>
                          <w:ins w:id="39" w:author="Gibran Hemani" w:date="2020-01-22T16:11: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40" w:author="Gibran Hemani" w:date="2020-01-22T16:11:00Z">
                        <w:rPr>
                          <w:rFonts w:ascii="Cambria Math" w:hAnsi="Cambria Math"/>
                        </w:rPr>
                      </w:ins>
                    </m:ctrlPr>
                  </m:barPr>
                  <m:e>
                    <m:sSub>
                      <m:sSubPr>
                        <m:ctrlPr>
                          <w:ins w:id="41" w:author="Gibran Hemani" w:date="2020-01-22T16:11: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42" w:author="Gibran Hemani" w:date="2020-01-22T16:11:00Z">
                        <w:rPr>
                          <w:rFonts w:ascii="Cambria Math" w:hAnsi="Cambria Math"/>
                        </w:rPr>
                      </w:ins>
                    </m:ctrlPr>
                  </m:barPr>
                  <m:e>
                    <m:sSub>
                      <m:sSubPr>
                        <m:ctrlPr>
                          <w:ins w:id="43" w:author="Gibran Hemani" w:date="2020-01-22T16:11: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44" w:author="Gibran Hemani" w:date="2020-01-22T16:11: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=0</m:t>
                </m:r>
              </m:e>
            </m:mr>
            <m:mr>
              <m:e>
                <m:sSub>
                  <m:sSubPr>
                    <m:ctrlPr>
                      <w:ins w:id="45" w:author="Gibran Hemani" w:date="2020-01-22T16:11:00Z">
                        <w:rPr>
                          <w:rFonts w:ascii="Cambria Math" w:hAnsi="Cambria Math"/>
                        </w:rPr>
                      </w:ins>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ins w:id="46" w:author="Gibran Hemani" w:date="2020-01-22T16:11: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47" w:author="Gibran Hemani" w:date="2020-01-22T16:11: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48" w:author="Gibran Hemani" w:date="2020-01-22T16:11:00Z">
                        <w:rPr>
                          <w:rFonts w:ascii="Cambria Math" w:hAnsi="Cambria Math"/>
                        </w:rPr>
                      </w:ins>
                    </m:ctrlPr>
                  </m:barPr>
                  <m:e>
                    <m:sSub>
                      <m:sSubPr>
                        <m:ctrlPr>
                          <w:ins w:id="49" w:author="Gibran Hemani" w:date="2020-01-22T16:11: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50" w:author="Gibran Hemani" w:date="2020-01-22T16:11:00Z">
                        <w:rPr>
                          <w:rFonts w:ascii="Cambria Math" w:hAnsi="Cambria Math"/>
                        </w:rPr>
                      </w:ins>
                    </m:ctrlPr>
                  </m:barPr>
                  <m:e>
                    <m:sSub>
                      <m:sSubPr>
                        <m:ctrlPr>
                          <w:ins w:id="51" w:author="Gibran Hemani" w:date="2020-01-22T16:11: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52" w:author="Gibran Hemani" w:date="2020-01-22T16:11:00Z">
                        <w:rPr>
                          <w:rFonts w:ascii="Cambria Math" w:hAnsi="Cambria Math"/>
                        </w:rPr>
                      </w:ins>
                    </m:ctrlPr>
                  </m:barPr>
                  <m:e>
                    <m:sSub>
                      <m:sSubPr>
                        <m:ctrlPr>
                          <w:ins w:id="53" w:author="Gibran Hemani" w:date="2020-01-22T16:11: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54" w:author="Gibran Hemani" w:date="2020-01-22T16:11: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&gt;0</m:t>
                </m:r>
              </m:e>
            </m:mr>
          </m:m>
          <w:commentRangeEnd w:id="33"/>
          <m:r>
            <m:rPr>
              <m:sty m:val="p"/>
            </m:rPr>
            <w:rPr>
              <w:rStyle w:val="CommentReference"/>
            </w:rPr>
            <w:commentReference w:id="33"/>
          </m:r>
        </m:oMath>
      </m:oMathPara>
    </w:p>
    <w:p w14:paraId="1EBF5992" w14:textId="5076542E" w:rsidR="00C5195D" w:rsidRPr="003B5002" w:rsidRDefault="003B5002" w:rsidP="003B5002">
      <w:pPr>
        <w:spacing w:after="0"/>
        <w:rPr>
          <w:rFonts w:ascii="Times New Roman" w:eastAsia="Times New Roman" w:hAnsi="Times New Roman" w:cs="Times New Roman"/>
          <w:lang w:val="en-GB" w:eastAsia="en-GB"/>
          <w:rPrChange w:id="55" w:author="Gibran Hemani" w:date="2020-01-22T16:26:00Z">
            <w:rPr/>
          </w:rPrChange>
        </w:rPr>
        <w:pPrChange w:id="56" w:author="Gibran Hemani" w:date="2020-01-22T16:24:00Z">
          <w:pPr>
            <w:pStyle w:val="FirstParagraph"/>
          </w:pPr>
        </w:pPrChange>
      </w:pPr>
      <w:ins w:id="57" w:author="Gibran Hemani" w:date="2020-01-22T16:23:00Z">
        <w:r w:rsidRPr="00F661B2">
          <w:rPr>
            <w:rPrChange w:id="58" w:author="Gibran Hemani" w:date="2020-01-22T19:10:00Z">
              <w:rPr>
                <w:rFonts w:ascii="Times New Roman" w:eastAsia="Times New Roman" w:hAnsi="Times New Roman" w:cs="Times New Roman"/>
                <w:lang w:val="en-GB" w:eastAsia="en-GB"/>
              </w:rPr>
            </w:rPrChange>
          </w:rPr>
          <w:t>where µ is the phenotype mean and</w:t>
        </w:r>
      </w:ins>
      <w:ins w:id="59" w:author="Gibran Hemani" w:date="2020-01-22T16:24:00Z">
        <w:r w:rsidRPr="00F661B2">
          <w:rPr>
            <w:rPrChange w:id="60" w:author="Gibran Hemani" w:date="2020-01-22T19:10:00Z">
              <w:rPr>
                <w:rFonts w:ascii="Times New Roman" w:eastAsia="Times New Roman" w:hAnsi="Times New Roman" w:cs="Times New Roman"/>
                <w:lang w:val="en-GB" w:eastAsia="en-GB"/>
              </w:rPr>
            </w:rPrChange>
          </w:rPr>
          <w:t xml:space="preserve"> </w:t>
        </w:r>
        <m:oMath>
          <m:acc>
            <m:accPr>
              <m:chr m:val="̅"/>
              <m:ctrlPr>
                <w:rPr>
                  <w:rFonts w:ascii="Cambria Math" w:hAnsi="Cambria Math"/>
                  <w:rPrChange w:id="61" w:author="Gibran Hemani" w:date="2020-01-22T19:10:00Z">
                    <w:rPr>
                      <w:rFonts w:ascii="Cambria Math" w:eastAsia="Times New Roman" w:hAnsi="Cambria Math" w:cs="Times New Roman"/>
                      <w:lang w:val="en-GB" w:eastAsia="en-GB"/>
                    </w:rPr>
                  </w:rPrChange>
                </w:rPr>
              </m:ctrlPr>
            </m:accPr>
            <m:e>
              <m:sSub>
                <m:sSubPr>
                  <m:ctrlPr>
                    <w:rPr>
                      <w:rFonts w:ascii="Cambria Math" w:hAnsi="Cambria Math"/>
                      <w:i/>
                      <w:rPrChange w:id="62" w:author="Gibran Hemani" w:date="2020-01-22T19:10:00Z">
                        <w:rPr>
                          <w:rFonts w:ascii="Cambria Math" w:eastAsia="Times New Roman" w:hAnsi="Cambria Math" w:cs="Times New Roman"/>
                          <w:i/>
                          <w:lang w:val="en-GB" w:eastAsia="en-GB"/>
                        </w:rPr>
                      </w:rPrChange>
                    </w:rPr>
                  </m:ctrlPr>
                </m:sSubPr>
                <m:e>
                  <m:r>
                    <w:rPr>
                      <w:rFonts w:ascii="Cambria Math" w:hAnsi="Cambria Math"/>
                      <w:rPrChange w:id="63" w:author="Gibran Hemani" w:date="2020-01-22T19:10:00Z">
                        <w:rPr>
                          <w:rFonts w:ascii="Cambria Math" w:eastAsia="Times New Roman" w:hAnsi="Cambria Math" w:cs="Times New Roman"/>
                          <w:lang w:val="en-GB" w:eastAsia="en-GB"/>
                        </w:rPr>
                      </w:rPrChange>
                    </w:rPr>
                    <m:t>x</m:t>
                  </m:r>
                </m:e>
                <m:sub>
                  <m:r>
                    <w:rPr>
                      <w:rFonts w:ascii="Cambria Math" w:hAnsi="Cambria Math"/>
                      <w:rPrChange w:id="64" w:author="Gibran Hemani" w:date="2020-01-22T19:10:00Z">
                        <w:rPr>
                          <w:rFonts w:ascii="Cambria Math" w:eastAsia="Times New Roman" w:hAnsi="Cambria Math" w:cs="Times New Roman"/>
                          <w:lang w:val="en-GB" w:eastAsia="en-GB"/>
                        </w:rPr>
                      </w:rPrChange>
                    </w:rPr>
                    <m:t>ij</m:t>
                  </m:r>
                </m:sub>
              </m:sSub>
            </m:e>
          </m:acc>
        </m:oMath>
      </w:ins>
      <w:ins w:id="65" w:author="Gibran Hemani" w:date="2020-01-22T16:23:00Z">
        <w:r w:rsidRPr="00F661B2">
          <w:rPr>
            <w:rPrChange w:id="66" w:author="Gibran Hemani" w:date="2020-01-22T19:10:00Z">
              <w:rPr>
                <w:rFonts w:ascii="Times New Roman" w:eastAsia="Times New Roman" w:hAnsi="Times New Roman" w:cs="Times New Roman"/>
                <w:lang w:val="en-GB" w:eastAsia="en-GB"/>
              </w:rPr>
            </w:rPrChange>
          </w:rPr>
          <w:t xml:space="preserve"> is the pairwise genotype class mean for genotype </w:t>
        </w:r>
        <m:oMath>
          <m:r>
            <w:rPr>
              <w:rFonts w:ascii="Cambria Math" w:hAnsi="Cambria Math"/>
              <w:rPrChange w:id="67" w:author="Gibran Hemani" w:date="2020-01-22T19:10:00Z">
                <w:rPr>
                  <w:rFonts w:ascii="Cambria Math" w:eastAsia="Times New Roman" w:hAnsi="Cambria Math" w:cs="Times New Roman"/>
                  <w:lang w:val="en-GB" w:eastAsia="en-GB"/>
                </w:rPr>
              </w:rPrChange>
            </w:rPr>
            <m:t>i</m:t>
          </m:r>
        </m:oMath>
        <w:r w:rsidRPr="00F661B2">
          <w:rPr>
            <w:rPrChange w:id="68" w:author="Gibran Hemani" w:date="2020-01-22T19:10:00Z">
              <w:rPr>
                <w:rFonts w:ascii="Times New Roman" w:eastAsia="Times New Roman" w:hAnsi="Times New Roman" w:cs="Times New Roman"/>
                <w:lang w:val="en-GB" w:eastAsia="en-GB"/>
              </w:rPr>
            </w:rPrChange>
          </w:rPr>
          <w:t xml:space="preserve"> at locus A and genotype </w:t>
        </w:r>
        <m:oMath>
          <m:r>
            <w:rPr>
              <w:rFonts w:ascii="Cambria Math" w:hAnsi="Cambria Math"/>
              <w:rPrChange w:id="69" w:author="Gibran Hemani" w:date="2020-01-22T19:10:00Z">
                <w:rPr>
                  <w:rFonts w:ascii="Cambria Math" w:eastAsia="Times New Roman" w:hAnsi="Cambria Math" w:cs="Times New Roman"/>
                  <w:lang w:val="en-GB" w:eastAsia="en-GB"/>
                </w:rPr>
              </w:rPrChange>
            </w:rPr>
            <m:t>j</m:t>
          </m:r>
        </m:oMath>
        <w:r w:rsidRPr="00F661B2">
          <w:rPr>
            <w:rPrChange w:id="70" w:author="Gibran Hemani" w:date="2020-01-22T19:10:00Z">
              <w:rPr>
                <w:rFonts w:ascii="Times New Roman" w:eastAsia="Times New Roman" w:hAnsi="Times New Roman" w:cs="Times New Roman"/>
                <w:lang w:val="en-GB" w:eastAsia="en-GB"/>
              </w:rPr>
            </w:rPrChange>
          </w:rPr>
          <w:t xml:space="preserve"> at l</w:t>
        </w:r>
        <w:proofErr w:type="spellStart"/>
        <w:r w:rsidRPr="00F661B2">
          <w:rPr>
            <w:rPrChange w:id="71" w:author="Gibran Hemani" w:date="2020-01-22T19:10:00Z">
              <w:rPr>
                <w:rFonts w:ascii="Times New Roman" w:eastAsia="Times New Roman" w:hAnsi="Times New Roman" w:cs="Times New Roman"/>
                <w:lang w:val="en-GB" w:eastAsia="en-GB"/>
              </w:rPr>
            </w:rPrChange>
          </w:rPr>
          <w:t>ocus</w:t>
        </w:r>
        <w:proofErr w:type="spellEnd"/>
        <w:r w:rsidRPr="00F661B2">
          <w:rPr>
            <w:rPrChange w:id="72" w:author="Gibran Hemani" w:date="2020-01-22T19:10:00Z">
              <w:rPr>
                <w:rFonts w:ascii="Times New Roman" w:eastAsia="Times New Roman" w:hAnsi="Times New Roman" w:cs="Times New Roman"/>
                <w:lang w:val="en-GB" w:eastAsia="en-GB"/>
              </w:rPr>
            </w:rPrChange>
          </w:rPr>
          <w:t xml:space="preserve"> B</w:t>
        </w:r>
      </w:ins>
      <w:ins w:id="73" w:author="Gibran Hemani" w:date="2020-01-22T16:24:00Z">
        <w:r w:rsidRPr="00F661B2">
          <w:rPr>
            <w:rPrChange w:id="74" w:author="Gibran Hemani" w:date="2020-01-22T19:10:00Z">
              <w:rPr>
                <w:rFonts w:ascii="Times New Roman" w:eastAsia="Times New Roman" w:hAnsi="Times New Roman" w:cs="Times New Roman"/>
                <w:lang w:val="en-GB" w:eastAsia="en-GB"/>
              </w:rPr>
            </w:rPrChange>
          </w:rPr>
          <w:t xml:space="preserve">, </w:t>
        </w:r>
      </w:ins>
      <m:oMath>
        <m:acc>
          <m:accPr>
            <m:chr m:val="̅"/>
            <m:ctrlPr>
              <w:ins w:id="75" w:author="Gibran Hemani" w:date="2020-01-22T16:25:00Z">
                <w:rPr>
                  <w:rFonts w:ascii="Cambria Math" w:hAnsi="Cambria Math"/>
                  <w:rPrChange w:id="76" w:author="Gibran Hemani" w:date="2020-01-22T19:10:00Z">
                    <w:rPr>
                      <w:rFonts w:ascii="Cambria Math" w:eastAsia="Times New Roman" w:hAnsi="Cambria Math" w:cs="Times New Roman"/>
                      <w:lang w:val="en-GB" w:eastAsia="en-GB"/>
                    </w:rPr>
                  </w:rPrChange>
                </w:rPr>
              </w:ins>
            </m:ctrlPr>
          </m:accPr>
          <m:e>
            <m:sSub>
              <m:sSubPr>
                <m:ctrlPr>
                  <w:ins w:id="77" w:author="Gibran Hemani" w:date="2020-01-22T16:25:00Z">
                    <w:rPr>
                      <w:rFonts w:ascii="Cambria Math" w:hAnsi="Cambria Math"/>
                      <w:i/>
                      <w:rPrChange w:id="78" w:author="Gibran Hemani" w:date="2020-01-22T19:10:00Z">
                        <w:rPr>
                          <w:rFonts w:ascii="Cambria Math" w:eastAsia="Times New Roman" w:hAnsi="Cambria Math" w:cs="Times New Roman"/>
                          <w:i/>
                          <w:lang w:val="en-GB" w:eastAsia="en-GB"/>
                        </w:rPr>
                      </w:rPrChange>
                    </w:rPr>
                  </w:ins>
                </m:ctrlPr>
              </m:sSubPr>
              <m:e>
                <m:r>
                  <w:ins w:id="79" w:author="Gibran Hemani" w:date="2020-01-22T16:25:00Z">
                    <w:rPr>
                      <w:rFonts w:ascii="Cambria Math" w:hAnsi="Cambria Math"/>
                      <w:rPrChange w:id="80" w:author="Gibran Hemani" w:date="2020-01-22T19:10:00Z">
                        <w:rPr>
                          <w:rFonts w:ascii="Cambria Math" w:eastAsia="Times New Roman" w:hAnsi="Cambria Math" w:cs="Times New Roman"/>
                          <w:lang w:val="en-GB" w:eastAsia="en-GB"/>
                        </w:rPr>
                      </w:rPrChange>
                    </w:rPr>
                    <m:t>x</m:t>
                  </w:ins>
                </m:r>
              </m:e>
              <m:sub>
                <m:r>
                  <w:ins w:id="81" w:author="Gibran Hemani" w:date="2020-01-22T16:25:00Z">
                    <w:rPr>
                      <w:rFonts w:ascii="Cambria Math" w:hAnsi="Cambria Math"/>
                      <w:rPrChange w:id="82" w:author="Gibran Hemani" w:date="2020-01-22T19:10:00Z">
                        <w:rPr>
                          <w:rFonts w:ascii="Cambria Math" w:eastAsia="Times New Roman" w:hAnsi="Cambria Math" w:cs="Times New Roman"/>
                          <w:lang w:val="en-GB" w:eastAsia="en-GB"/>
                        </w:rPr>
                      </w:rPrChange>
                    </w:rPr>
                    <m:t>i</m:t>
                  </w:ins>
                </m:r>
              </m:sub>
            </m:sSub>
          </m:e>
        </m:acc>
      </m:oMath>
      <w:ins w:id="83" w:author="Gibran Hemani" w:date="2020-01-22T16:25:00Z">
        <w:r w:rsidRPr="00F661B2">
          <w:rPr>
            <w:rPrChange w:id="84" w:author="Gibran Hemani" w:date="2020-01-22T19:10:00Z">
              <w:rPr>
                <w:rFonts w:ascii="Times New Roman" w:eastAsia="Times New Roman" w:hAnsi="Times New Roman" w:cs="Times New Roman"/>
                <w:lang w:val="en-GB" w:eastAsia="en-GB"/>
              </w:rPr>
            </w:rPrChange>
          </w:rPr>
          <w:t xml:space="preserve"> is the marginal phenotypic class mean for genotype A and </w:t>
        </w:r>
      </w:ins>
      <m:oMath>
        <m:acc>
          <m:accPr>
            <m:chr m:val="̅"/>
            <m:ctrlPr>
              <w:ins w:id="85" w:author="Gibran Hemani" w:date="2020-01-22T16:26:00Z">
                <w:rPr>
                  <w:rFonts w:ascii="Cambria Math" w:hAnsi="Cambria Math"/>
                  <w:rPrChange w:id="86" w:author="Gibran Hemani" w:date="2020-01-22T19:10:00Z">
                    <w:rPr>
                      <w:rFonts w:ascii="Cambria Math" w:eastAsia="Times New Roman" w:hAnsi="Cambria Math" w:cs="Times New Roman"/>
                      <w:lang w:val="en-GB" w:eastAsia="en-GB"/>
                    </w:rPr>
                  </w:rPrChange>
                </w:rPr>
              </w:ins>
            </m:ctrlPr>
          </m:accPr>
          <m:e>
            <m:sSub>
              <m:sSubPr>
                <m:ctrlPr>
                  <w:ins w:id="87" w:author="Gibran Hemani" w:date="2020-01-22T16:26:00Z">
                    <w:rPr>
                      <w:rFonts w:ascii="Cambria Math" w:hAnsi="Cambria Math"/>
                      <w:i/>
                      <w:rPrChange w:id="88" w:author="Gibran Hemani" w:date="2020-01-22T19:10:00Z">
                        <w:rPr>
                          <w:rFonts w:ascii="Cambria Math" w:eastAsia="Times New Roman" w:hAnsi="Cambria Math" w:cs="Times New Roman"/>
                          <w:i/>
                          <w:lang w:val="en-GB" w:eastAsia="en-GB"/>
                        </w:rPr>
                      </w:rPrChange>
                    </w:rPr>
                  </w:ins>
                </m:ctrlPr>
              </m:sSubPr>
              <m:e>
                <m:r>
                  <w:ins w:id="89" w:author="Gibran Hemani" w:date="2020-01-22T16:26:00Z">
                    <w:rPr>
                      <w:rFonts w:ascii="Cambria Math" w:hAnsi="Cambria Math"/>
                      <w:rPrChange w:id="90" w:author="Gibran Hemani" w:date="2020-01-22T19:10:00Z">
                        <w:rPr>
                          <w:rFonts w:ascii="Cambria Math" w:eastAsia="Times New Roman" w:hAnsi="Cambria Math" w:cs="Times New Roman"/>
                          <w:lang w:val="en-GB" w:eastAsia="en-GB"/>
                        </w:rPr>
                      </w:rPrChange>
                    </w:rPr>
                    <m:t>x</m:t>
                  </w:ins>
                </m:r>
              </m:e>
              <m:sub>
                <m:r>
                  <w:ins w:id="91" w:author="Gibran Hemani" w:date="2020-01-22T16:26:00Z">
                    <w:rPr>
                      <w:rFonts w:ascii="Cambria Math" w:hAnsi="Cambria Math"/>
                      <w:rPrChange w:id="92" w:author="Gibran Hemani" w:date="2020-01-22T19:10:00Z">
                        <w:rPr>
                          <w:rFonts w:ascii="Cambria Math" w:eastAsia="Times New Roman" w:hAnsi="Cambria Math" w:cs="Times New Roman"/>
                          <w:lang w:val="en-GB" w:eastAsia="en-GB"/>
                        </w:rPr>
                      </w:rPrChange>
                    </w:rPr>
                    <m:t>j</m:t>
                  </w:ins>
                </m:r>
              </m:sub>
            </m:sSub>
          </m:e>
        </m:acc>
      </m:oMath>
      <w:ins w:id="93" w:author="Gibran Hemani" w:date="2020-01-22T16:26:00Z">
        <w:r w:rsidRPr="00F661B2">
          <w:rPr>
            <w:rPrChange w:id="94" w:author="Gibran Hemani" w:date="2020-01-22T19:10:00Z">
              <w:rPr>
                <w:rFonts w:ascii="Times New Roman" w:eastAsia="Times New Roman" w:hAnsi="Times New Roman" w:cs="Times New Roman"/>
                <w:lang w:val="en-GB" w:eastAsia="en-GB"/>
              </w:rPr>
            </w:rPrChange>
          </w:rPr>
          <w:t xml:space="preserve"> is the marginal phenotypic class mean for genotype B. </w:t>
        </w:r>
      </w:ins>
      <w:r w:rsidR="00EE1D21" w:rsidRPr="00F661B2">
        <w:t xml:space="preserve">Here the additive </w:t>
      </w:r>
      <w:r w:rsidR="00C303BB" w:rsidRPr="00F661B2">
        <w:t>by</w:t>
      </w:r>
      <w:r w:rsidR="00EE1D21" w:rsidRPr="00F661B2">
        <w:rPr>
          <w:rPrChange w:id="95" w:author="Gibran Hemani" w:date="2020-01-22T19:10:00Z">
            <w:rPr/>
          </w:rPrChange>
        </w:rPr>
        <w:t xml:space="preserve"> additive, additive </w:t>
      </w:r>
      <w:r w:rsidR="00C303BB" w:rsidRPr="00F661B2">
        <w:rPr>
          <w:rPrChange w:id="96" w:author="Gibran Hemani" w:date="2020-01-22T19:10:00Z">
            <w:rPr/>
          </w:rPrChange>
        </w:rPr>
        <w:t>by</w:t>
      </w:r>
      <w:r w:rsidR="00EE1D21" w:rsidRPr="00F661B2">
        <w:rPr>
          <w:rPrChange w:id="97" w:author="Gibran Hemani" w:date="2020-01-22T19:10:00Z">
            <w:rPr/>
          </w:rPrChange>
        </w:rPr>
        <w:t xml:space="preserve"> dominance, dominance </w:t>
      </w:r>
      <w:r w:rsidR="00C303BB" w:rsidRPr="00F661B2">
        <w:rPr>
          <w:rPrChange w:id="98" w:author="Gibran Hemani" w:date="2020-01-22T19:10:00Z">
            <w:rPr/>
          </w:rPrChange>
        </w:rPr>
        <w:t>by</w:t>
      </w:r>
      <w:r w:rsidR="00EE1D21" w:rsidRPr="00F661B2">
        <w:rPr>
          <w:rPrChange w:id="99" w:author="Gibran Hemani" w:date="2020-01-22T19:10:00Z">
            <w:rPr/>
          </w:rPrChange>
        </w:rPr>
        <w:t xml:space="preserve"> additive and dominance </w:t>
      </w:r>
      <w:r w:rsidR="00C303BB" w:rsidRPr="00F661B2">
        <w:rPr>
          <w:rPrChange w:id="100" w:author="Gibran Hemani" w:date="2020-01-22T19:10:00Z">
            <w:rPr/>
          </w:rPrChange>
        </w:rPr>
        <w:t>by</w:t>
      </w:r>
      <w:r w:rsidR="00EE1D21" w:rsidRPr="00F661B2">
        <w:rPr>
          <w:rPrChange w:id="101" w:author="Gibran Hemani" w:date="2020-01-22T19:10:00Z">
            <w:rPr/>
          </w:rPrChange>
        </w:rPr>
        <w:t xml:space="preserve"> dominance terms are jointly estimated in the interaction term. This effect decomposition is fundamental to basic quantitative genetic theory</w:t>
      </w:r>
      <w:r w:rsidR="0019498E" w:rsidRPr="00F661B2">
        <w:rPr>
          <w:rPrChange w:id="102" w:author="Gibran Hemani" w:date="2020-01-22T19:10:00Z">
            <w:rPr/>
          </w:rPrChange>
        </w:rPr>
        <w:fldChar w:fldCharType="begin" w:fldLock="1"/>
      </w:r>
      <w:r w:rsidR="00D27652" w:rsidRPr="00F661B2">
        <w:rPr>
          <w:rPrChange w:id="103" w:author="Gibran Hemani" w:date="2020-01-22T19:10:00Z">
            <w:rPr/>
          </w:rPrChange>
        </w:rPr>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11&lt;/sup&gt;","plainTextFormattedCitation":"11","previouslyFormattedCitation":"&lt;sup&gt;11&lt;/sup&gt;"},"properties":{"noteIndex":0},"schema":"https://github.com/citation-style-language/schema/raw/master/csl-citation.json"}</w:instrText>
      </w:r>
      <w:r w:rsidR="0019498E" w:rsidRPr="00F661B2">
        <w:rPr>
          <w:rPrChange w:id="104" w:author="Gibran Hemani" w:date="2020-01-22T19:10:00Z">
            <w:rPr/>
          </w:rPrChange>
        </w:rPr>
        <w:fldChar w:fldCharType="separate"/>
      </w:r>
      <w:r w:rsidR="00344582" w:rsidRPr="00F661B2">
        <w:rPr>
          <w:rPrChange w:id="105" w:author="Gibran Hemani" w:date="2020-01-22T19:10:00Z">
            <w:rPr>
              <w:noProof/>
              <w:vertAlign w:val="superscript"/>
            </w:rPr>
          </w:rPrChange>
        </w:rPr>
        <w:t>11</w:t>
      </w:r>
      <w:r w:rsidR="0019498E" w:rsidRPr="00F661B2">
        <w:rPr>
          <w:rPrChange w:id="106" w:author="Gibran Hemani" w:date="2020-01-22T19:10:00Z">
            <w:rPr/>
          </w:rPrChange>
        </w:rPr>
        <w:fldChar w:fldCharType="end"/>
      </w:r>
      <w:r w:rsidR="00EE1D21" w:rsidRPr="00F661B2">
        <w:rPr>
          <w:rPrChange w:id="107" w:author="Gibran Hemani" w:date="2020-01-22T19:10:00Z">
            <w:rPr/>
          </w:rPrChange>
        </w:rPr>
        <w:t>, and has been used routinely in the linkage study era and the</w:t>
      </w:r>
      <w:r w:rsidR="00EE1D21">
        <w:t xml:space="preserve"> GWAS era</w:t>
      </w:r>
      <w:r w:rsidR="0019498E">
        <w:fldChar w:fldCharType="begin" w:fldLock="1"/>
      </w:r>
      <w:r w:rsidR="00D27652">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2,12&lt;/sup&gt;","plainTextFormattedCitation":"2,12","previouslyFormattedCitation":"&lt;sup&gt;2,12&lt;/sup&gt;"},"properties":{"noteIndex":0},"schema":"https://github.com/citation-style-language/schema/raw/master/csl-citation.json"}</w:instrText>
      </w:r>
      <w:r w:rsidR="0019498E">
        <w:fldChar w:fldCharType="separate"/>
      </w:r>
      <w:r w:rsidR="00344582" w:rsidRPr="00344582">
        <w:rPr>
          <w:noProof/>
          <w:vertAlign w:val="superscript"/>
        </w:rPr>
        <w:t>2,12</w:t>
      </w:r>
      <w:r w:rsidR="0019498E">
        <w:fldChar w:fldCharType="end"/>
      </w:r>
      <w:r w:rsidR="00EE1D21">
        <w:t xml:space="preserve">. The level of epistasis can be tested for statistical significance using an </w:t>
      </w:r>
      <w:r w:rsidR="00C303BB" w:rsidRPr="00A77B67">
        <w:rPr>
          <w:i/>
        </w:rPr>
        <w:t>F</w:t>
      </w:r>
      <w:r w:rsidR="00C303BB">
        <w:t>-</w:t>
      </w:r>
      <w:r w:rsidR="00EE1D21">
        <w:t xml:space="preserve">test with </w:t>
      </w:r>
      <m:oMath>
        <m:r>
          <w:rPr>
            <w:rFonts w:ascii="Cambria Math" w:hAnsi="Cambria Math"/>
          </w:rPr>
          <m:t>4,n-9</m:t>
        </m:r>
      </m:oMath>
      <w:r w:rsidR="00EE1D21">
        <w:t xml:space="preserve"> degrees of freedom</w:t>
      </w:r>
      <w:ins w:id="108" w:author="Gibran Hemani" w:date="2020-01-22T16:26:00Z">
        <w:r>
          <w:t xml:space="preserve"> assuming individuals are present in all pairwise genotype classes</w:t>
        </w:r>
      </w:ins>
      <w:r w:rsidR="00EE1D21">
        <w:t xml:space="preserve">. A simpler variation is to </w:t>
      </w:r>
      <w:proofErr w:type="spellStart"/>
      <w:r w:rsidR="00EE1D21">
        <w:t>parameterise</w:t>
      </w:r>
      <w:proofErr w:type="spellEnd"/>
      <w:r w:rsidR="00EE1D21">
        <w:t xml:space="preserve"> the interaction term to include only the additive </w:t>
      </w:r>
      <w:r w:rsidR="00C303BB">
        <w:t>by</w:t>
      </w:r>
      <w:r w:rsidR="00EE1D21">
        <w:t xml:space="preserve"> additive</w:t>
      </w:r>
      <w:r w:rsidR="00E51C13">
        <w:t xml:space="preserve"> term</w:t>
      </w:r>
      <w:r w:rsidR="00EE1D21">
        <w:t>, though what follows in this paper applies to that approach also.</w:t>
      </w:r>
    </w:p>
    <w:p w14:paraId="2DDBED90" w14:textId="149D128C" w:rsidR="00C5195D" w:rsidRDefault="00EE1D21">
      <w:pPr>
        <w:pStyle w:val="BodyText"/>
      </w:pPr>
      <w:r>
        <w:t xml:space="preserve">The 4 </w:t>
      </w:r>
      <w:proofErr w:type="spellStart"/>
      <w:r>
        <w:t>d.f.</w:t>
      </w:r>
      <w:proofErr w:type="spellEnd"/>
      <w:r>
        <w:t xml:space="preserve"> method was used in </w:t>
      </w:r>
      <w:r w:rsidR="00E51C13">
        <w:t xml:space="preserve">Hemani et al 2014 </w:t>
      </w:r>
      <w:r>
        <w:t xml:space="preserve">with a sample of 846 individuals, </w:t>
      </w:r>
      <w:r w:rsidR="00B85E85">
        <w:t xml:space="preserve">which </w:t>
      </w:r>
      <w:r>
        <w:t xml:space="preserve">yielded 501 </w:t>
      </w:r>
      <w:proofErr w:type="gramStart"/>
      <w:r>
        <w:t>independent</w:t>
      </w:r>
      <w:proofErr w:type="gramEnd"/>
      <w:r>
        <w:t xml:space="preserve"> pairwise interactions that surpassed a permutation-derived threshold of </w:t>
      </w:r>
      <m:oMath>
        <m:r>
          <w:rPr>
            <w:rFonts w:ascii="Cambria Math" w:hAnsi="Cambria Math"/>
          </w:rPr>
          <m:t>p&lt;2.31×</m:t>
        </m:r>
        <m:sSup>
          <m:sSupPr>
            <m:ctrlPr>
              <w:ins w:id="109" w:author="Gibran Hemani" w:date="2020-01-22T16:11:00Z">
                <w:rPr>
                  <w:rFonts w:ascii="Cambria Math" w:hAnsi="Cambria Math"/>
                </w:rPr>
              </w:ins>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w:t>
      </w:r>
      <w:ins w:id="110" w:author="Gibran Hemani" w:date="2020-01-22T16:26:00Z">
        <w:r w:rsidR="003B5002">
          <w:t>, using them as examples to explore issues with the test st</w:t>
        </w:r>
      </w:ins>
      <w:ins w:id="111" w:author="Gibran Hemani" w:date="2020-01-22T16:27:00Z">
        <w:r w:rsidR="003B5002">
          <w:t>atistic</w:t>
        </w:r>
      </w:ins>
      <w:r w:rsidR="00E51C13">
        <w:t xml:space="preserve">.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112" w:name="X0871c0ac9212822377203a13c8a93d25fd58c38"/>
      <w:r>
        <w:t>A summary of the problems with the original findings</w:t>
      </w:r>
      <w:bookmarkEnd w:id="112"/>
    </w:p>
    <w:p w14:paraId="433BAF9C" w14:textId="11D6332C" w:rsidR="00C5195D" w:rsidRDefault="00EE1D21">
      <w:pPr>
        <w:pStyle w:val="FirstParagraph"/>
      </w:pPr>
      <w:r>
        <w:t>Soon after publication, these findings were further</w:t>
      </w:r>
      <w:ins w:id="113" w:author="PMV" w:date="2020-01-17T14:23:00Z">
        <w:r w:rsidR="00626DFC">
          <w:t xml:space="preserve"> statistically</w:t>
        </w:r>
      </w:ins>
      <w:r>
        <w:t xml:space="preserve"> replicated in an independent dataset by Wood </w:t>
      </w:r>
      <w:r w:rsidRPr="00A77B67">
        <w:rPr>
          <w:i/>
        </w:rPr>
        <w:t>et al</w:t>
      </w:r>
      <w:r w:rsidR="00C303BB">
        <w:t>.</w:t>
      </w:r>
      <w:r>
        <w:t xml:space="preserve"> (2014)</w:t>
      </w:r>
      <w:r w:rsidR="00285D58">
        <w:fldChar w:fldCharType="begin" w:fldLock="1"/>
      </w:r>
      <w:r w:rsidR="00344582">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6&lt;/sup&gt;","plainTextFormattedCitation":"6","previouslyFormattedCitation":"&lt;sup&gt;6&lt;/sup&gt;"},"properties":{"noteIndex":0},"schema":"https://github.com/citation-style-language/schema/raw/master/csl-citation.json"}</w:instrText>
      </w:r>
      <w:r w:rsidR="00285D58">
        <w:fldChar w:fldCharType="separate"/>
      </w:r>
      <w:r w:rsidR="00344582" w:rsidRPr="00344582">
        <w:rPr>
          <w:noProof/>
          <w:vertAlign w:val="superscript"/>
        </w:rPr>
        <w:t>6</w:t>
      </w:r>
      <w:r w:rsidR="00285D58">
        <w:fldChar w:fldCharType="end"/>
      </w:r>
      <w:r>
        <w:t xml:space="preserve">. However, with the availability of sequence level genetic data, </w:t>
      </w:r>
      <w:r w:rsidR="00B85E85">
        <w:t xml:space="preserve">Wood </w:t>
      </w:r>
      <w:r w:rsidR="00B85E85" w:rsidRPr="009654A9">
        <w:rPr>
          <w:i/>
        </w:rPr>
        <w:t>et al</w:t>
      </w:r>
      <w:r w:rsidR="00B85E85">
        <w:t xml:space="preserve">. </w:t>
      </w:r>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D27652">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7&lt;/sup&gt;","plainTextFormattedCitation":"7","previouslyFormattedCitation":"&lt;sup&gt;7&lt;/sup&gt;"},"properties":{"noteIndex":0},"schema":"https://github.com/citation-style-language/schema/raw/master/csl-citation.json"}</w:instrText>
      </w:r>
      <w:r w:rsidR="00285D58">
        <w:fldChar w:fldCharType="separate"/>
      </w:r>
      <w:r w:rsidR="00344582" w:rsidRPr="00344582">
        <w:rPr>
          <w:noProof/>
          <w:vertAlign w:val="superscript"/>
        </w:rPr>
        <w:t>7</w:t>
      </w:r>
      <w:r w:rsidR="00285D58">
        <w:fldChar w:fldCharType="end"/>
      </w:r>
      <w:r>
        <w:t xml:space="preserve">. In light of this exchange, it </w:t>
      </w:r>
      <w:r w:rsidR="00E51C13">
        <w:t xml:space="preserve">became </w:t>
      </w:r>
      <w:r>
        <w:t xml:space="preserve">clear that the 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2A41AAEE" w:rsidR="00C5195D" w:rsidRDefault="00EE1D21">
      <w:pPr>
        <w:pStyle w:val="BodyText"/>
      </w:pPr>
      <w:r>
        <w:lastRenderedPageBreak/>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levels they were </w:t>
      </w:r>
      <w:r w:rsidR="00B85E85">
        <w:t>associated with</w:t>
      </w:r>
      <w:r>
        <w:t>. Other work has since appeared that investigate the same process</w:t>
      </w:r>
      <w:r w:rsidR="00756E73">
        <w:fldChar w:fldCharType="begin" w:fldLock="1"/>
      </w:r>
      <w:r w:rsidR="006D067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13&lt;/sup&gt;","plainTextFormattedCitation":"13","previouslyFormattedCitation":"&lt;sup&gt;13&lt;/sup&gt;"},"properties":{"noteIndex":0},"schema":"https://github.com/citation-style-language/schema/raw/master/csl-citation.json"}</w:instrText>
      </w:r>
      <w:r w:rsidR="00756E73">
        <w:fldChar w:fldCharType="separate"/>
      </w:r>
      <w:r w:rsidR="003B7E04" w:rsidRPr="003B7E04">
        <w:rPr>
          <w:noProof/>
          <w:vertAlign w:val="superscript"/>
        </w:rPr>
        <w:t>13</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effect. This </w:t>
      </w:r>
      <w:r w:rsidR="003C70A6">
        <w:rPr>
          <w:i/>
          <w:iCs/>
        </w:rPr>
        <w:t>cis-</w:t>
      </w:r>
      <w:r w:rsidR="003C70A6" w:rsidRPr="003C70A6">
        <w:rPr>
          <w:i/>
          <w:iCs/>
        </w:rPr>
        <w:t>trans</w:t>
      </w:r>
      <w:r w:rsidR="003C70A6">
        <w:t xml:space="preserve"> </w:t>
      </w:r>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We go on to explore how this</w:t>
      </w:r>
      <w:r w:rsidR="00756E73">
        <w:t xml:space="preserve"> process</w:t>
      </w:r>
      <w:r>
        <w:t xml:space="preserve"> influences replication </w:t>
      </w:r>
      <w:proofErr w:type="gramStart"/>
      <w:r>
        <w:t>rates, and</w:t>
      </w:r>
      <w:proofErr w:type="gramEnd"/>
      <w:r>
        <w:t xml:space="preserve"> discuss potential methods for avoiding the problem.</w:t>
      </w:r>
    </w:p>
    <w:p w14:paraId="443F7D64" w14:textId="77777777" w:rsidR="00C5195D" w:rsidRDefault="00EE1D21">
      <w:pPr>
        <w:pStyle w:val="Heading2"/>
      </w:pPr>
      <w:bookmarkStart w:id="114" w:name="inflation-of-test-statistics"/>
      <w:r>
        <w:t>Inflation of test statistics</w:t>
      </w:r>
      <w:bookmarkEnd w:id="114"/>
    </w:p>
    <w:p w14:paraId="52BA3128" w14:textId="2C8EF316"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r w:rsidR="00F35CF4">
        <w:t xml:space="preserve">some loci have no obvious genomic inflation, while for </w:t>
      </w:r>
      <w:r>
        <w:t>many loci the inflation factor is much larger than expected under the null</w:t>
      </w:r>
      <w:r w:rsidR="00F35CF4">
        <w:t>. This is c</w:t>
      </w:r>
      <w:r>
        <w:t xml:space="preserve">onsistent with the idea that </w:t>
      </w:r>
      <w:r w:rsidR="00F35CF4">
        <w:t xml:space="preserve">for many of the loci </w:t>
      </w:r>
      <w:r>
        <w:t>the test statistics are inflated.</w:t>
      </w:r>
    </w:p>
    <w:p w14:paraId="4BFC9E7A" w14:textId="6EFB8C02" w:rsidR="00C5195D" w:rsidRDefault="00EE1D21">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6D067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14&lt;/sup&gt;","plainTextFormattedCitation":"14","previouslyFormattedCitation":"&lt;sup&gt;14&lt;/sup&gt;"},"properties":{"noteIndex":0},"schema":"https://github.com/citation-style-language/schema/raw/master/csl-citation.json"}</w:instrText>
      </w:r>
      <w:r w:rsidR="00422258">
        <w:fldChar w:fldCharType="separate"/>
      </w:r>
      <w:r w:rsidR="003B7E04" w:rsidRPr="003B7E04">
        <w:rPr>
          <w:noProof/>
          <w:vertAlign w:val="superscript"/>
        </w:rPr>
        <w:t>14</w:t>
      </w:r>
      <w:r w:rsidR="00422258">
        <w:fldChar w:fldCharType="end"/>
      </w:r>
      <w:r>
        <w:t xml:space="preserve">. We also observe that many loci that had discovered </w:t>
      </w:r>
      <w:r w:rsidR="007D3D8C">
        <w:t xml:space="preserve">epistatic </w:t>
      </w:r>
      <w:r>
        <w:t>associations have low genomic inflation factors, which raises the question of whether this metric is a reliable indicator of false positives.</w:t>
      </w:r>
    </w:p>
    <w:p w14:paraId="35588B15" w14:textId="08E11233" w:rsidR="00C5195D" w:rsidRDefault="00EE1D21">
      <w:pPr>
        <w:pStyle w:val="Heading2"/>
      </w:pPr>
      <w:bookmarkStart w:id="115" w:name="Xf616ff8e51503d02ebe487538875d52a0634668"/>
      <w:r>
        <w:t>Relationship between cis-trans genotype pairs and the cis-causal variant</w:t>
      </w:r>
      <w:bookmarkEnd w:id="115"/>
    </w:p>
    <w:p w14:paraId="20DC7986" w14:textId="02EF6871" w:rsidR="00C5195D" w:rsidRDefault="00EE1D21">
      <w:pPr>
        <w:pStyle w:val="FirstParagraph"/>
      </w:pPr>
      <w:r>
        <w:t xml:space="preserve">One way in which the addition of a covariate (the fine-mapped causal variant) can lead to attenuated of the </w:t>
      </w:r>
      <w:r w:rsidRPr="00A77B67">
        <w:rPr>
          <w:i/>
        </w:rPr>
        <w:t>cis-trans</w:t>
      </w:r>
      <w:r>
        <w:t xml:space="preserve"> interaction is that the fine-mapped causal variant and the interaction term are correlated. To examine </w:t>
      </w:r>
      <w:r w:rsidR="00F50111">
        <w:t>this,</w:t>
      </w:r>
      <w:r>
        <w:t xml:space="preserve"> we begin by considering three loci, where locus 1 has an additive causal effect on the trait (the </w:t>
      </w:r>
      <w:r w:rsidRPr="00A77B67">
        <w:rPr>
          <w:i/>
        </w:rPr>
        <w:t>cis</w:t>
      </w:r>
      <w:r>
        <w:t xml:space="preserve">-additive effect), locus 2 is in linkage disequilibrium with locus 1 (the </w:t>
      </w:r>
      <w:r w:rsidRPr="00A77B67">
        <w:rPr>
          <w:i/>
        </w:rPr>
        <w:t>cis</w:t>
      </w:r>
      <w:r>
        <w:t xml:space="preserve">-interacting locus) and locus 3 is uncorrelated with either 1 or 2 (the </w:t>
      </w:r>
      <w:r w:rsidRPr="00A77B67">
        <w:rPr>
          <w:i/>
        </w:rPr>
        <w:t>trans</w:t>
      </w:r>
      <w:r>
        <w:t xml:space="preserve">-interacting locus). </w:t>
      </w:r>
      <w:commentRangeStart w:id="116"/>
      <w:r>
        <w:t xml:space="preserve">Let </w:t>
      </w:r>
      <m:oMath>
        <m:sSub>
          <m:sSubPr>
            <m:ctrlPr>
              <w:ins w:id="117" w:author="Gibran Hemani" w:date="2020-01-22T16:11:00Z">
                <w:rPr>
                  <w:rFonts w:ascii="Cambria Math" w:hAnsi="Cambria Math"/>
                  <w:rPrChange w:id="118" w:author="Gibran Hemani" w:date="2020-01-22T16:29:00Z">
                    <w:rPr>
                      <w:rFonts w:ascii="Cambria Math" w:hAnsi="Cambria Math"/>
                      <w:b/>
                      <w:bCs/>
                    </w:rPr>
                  </w:rPrChange>
                </w:rPr>
              </w:ins>
            </m:ctrlPr>
          </m:sSubPr>
          <m:e>
            <m:r>
              <w:rPr>
                <w:rFonts w:ascii="Cambria Math" w:hAnsi="Cambria Math"/>
                <w:rPrChange w:id="119" w:author="Gibran Hemani" w:date="2020-01-22T16:29:00Z">
                  <w:rPr>
                    <w:rFonts w:ascii="Cambria Math" w:hAnsi="Cambria Math"/>
                  </w:rPr>
                </w:rPrChange>
              </w:rPr>
              <m:t>y</m:t>
            </m:r>
          </m:e>
          <m:sub>
            <m:r>
              <w:rPr>
                <w:rFonts w:ascii="Cambria Math" w:hAnsi="Cambria Math"/>
                <w:rPrChange w:id="120" w:author="Gibran Hemani" w:date="2020-01-22T16:29:00Z">
                  <w:rPr>
                    <w:rFonts w:ascii="Cambria Math" w:hAnsi="Cambria Math"/>
                  </w:rPr>
                </w:rPrChange>
              </w:rPr>
              <m:t>i</m:t>
            </m:r>
          </m:sub>
        </m:sSub>
      </m:oMath>
      <w:r>
        <w:t xml:space="preserve"> represent </w:t>
      </w:r>
      <w:proofErr w:type="gramStart"/>
      <w:r>
        <w:t xml:space="preserve">the </w:t>
      </w:r>
      <w:ins w:id="121" w:author="Gibran Hemani" w:date="2020-01-22T16:30:00Z">
        <w:r w:rsidR="002C3FEB">
          <w:t>an</w:t>
        </w:r>
        <w:proofErr w:type="gramEnd"/>
        <w:r w:rsidR="002C3FEB">
          <w:t xml:space="preserve"> individual’s </w:t>
        </w:r>
      </w:ins>
      <w:del w:id="122" w:author="Gibran Hemani" w:date="2020-01-22T16:30:00Z">
        <w:r w:rsidDel="002C3FEB">
          <w:delText xml:space="preserve">vector of </w:delText>
        </w:r>
      </w:del>
      <w:r>
        <w:t>genotype values for each of the three loci (</w:t>
      </w:r>
      <m:oMath>
        <m:r>
          <w:rPr>
            <w:rFonts w:ascii="Cambria Math" w:hAnsi="Cambria Math"/>
          </w:rPr>
          <m:t>i∈1,2,3</m:t>
        </m:r>
      </m:oMath>
      <w:r>
        <w:t xml:space="preserve">). Using a haploid model for simplicity, such that </w:t>
      </w:r>
      <w:r>
        <w:lastRenderedPageBreak/>
        <w:t xml:space="preserve">all values of </w:t>
      </w:r>
      <m:oMath>
        <m:sSub>
          <m:sSubPr>
            <m:ctrlPr>
              <w:ins w:id="123" w:author="Gibran Hemani" w:date="2020-01-22T16:11:00Z">
                <w:rPr>
                  <w:rFonts w:ascii="Cambria Math" w:hAnsi="Cambria Math"/>
                </w:rPr>
              </w:ins>
            </m:ctrlPr>
          </m:sSubPr>
          <m:e>
            <m:r>
              <w:rPr>
                <w:rFonts w:ascii="Cambria Math" w:hAnsi="Cambria Math"/>
              </w:rPr>
              <m:t>y</m:t>
            </m:r>
            <m:ctrlPr>
              <w:ins w:id="124" w:author="Gibran Hemani" w:date="2020-01-22T16:11:00Z">
                <w:rPr>
                  <w:rFonts w:ascii="Cambria Math" w:hAnsi="Cambria Math"/>
                  <w:rPrChange w:id="125" w:author="Gibran Hemani" w:date="2020-01-22T16:29:00Z">
                    <w:rPr>
                      <w:rFonts w:ascii="Cambria Math" w:hAnsi="Cambria Math"/>
                    </w:rPr>
                  </w:rPrChange>
                </w:rPr>
              </w:ins>
            </m:ctrlPr>
          </m:e>
          <m:sub>
            <m:r>
              <w:rPr>
                <w:rFonts w:ascii="Cambria Math" w:hAnsi="Cambria Math"/>
              </w:rPr>
              <m:t>i</m:t>
            </m:r>
            <m:ctrlPr>
              <w:ins w:id="126" w:author="Gibran Hemani" w:date="2020-01-22T16:11:00Z">
                <w:rPr>
                  <w:rFonts w:ascii="Cambria Math" w:hAnsi="Cambria Math"/>
                  <w:rPrChange w:id="127" w:author="Gibran Hemani" w:date="2020-01-22T16:29:00Z">
                    <w:rPr>
                      <w:rFonts w:ascii="Cambria Math" w:hAnsi="Cambria Math"/>
                    </w:rPr>
                  </w:rPrChange>
                </w:rPr>
              </w:ins>
            </m:ctrlPr>
          </m:sub>
        </m:sSub>
        <m:r>
          <w:rPr>
            <w:rFonts w:ascii="Cambria Math" w:hAnsi="Cambria Math"/>
          </w:rPr>
          <m:t>∈0,1</m:t>
        </m:r>
      </m:oMath>
      <w:r>
        <w:t>, our objective is to evaluate if the expected covariance between</w:t>
      </w:r>
      <w:r w:rsidRPr="003B5002">
        <w:rPr>
          <w:b/>
          <w:bCs/>
          <w:rPrChange w:id="128" w:author="Gibran Hemani" w:date="2020-01-22T16:29:00Z">
            <w:rPr/>
          </w:rPrChange>
        </w:rPr>
        <w:t xml:space="preserve"> </w:t>
      </w:r>
      <m:oMath>
        <m:sSub>
          <m:sSubPr>
            <m:ctrlPr>
              <w:ins w:id="129" w:author="Gibran Hemani" w:date="2020-01-22T16:11:00Z">
                <w:rPr>
                  <w:rFonts w:ascii="Cambria Math" w:hAnsi="Cambria Math"/>
                </w:rPr>
              </w:ins>
            </m:ctrlPr>
          </m:sSubPr>
          <m:e>
            <m:r>
              <w:rPr>
                <w:rFonts w:ascii="Cambria Math" w:hAnsi="Cambria Math"/>
              </w:rPr>
              <m:t>y</m:t>
            </m:r>
            <m:ctrlPr>
              <w:ins w:id="130" w:author="Gibran Hemani" w:date="2020-01-22T16:11:00Z">
                <w:rPr>
                  <w:rFonts w:ascii="Cambria Math" w:hAnsi="Cambria Math"/>
                  <w:rPrChange w:id="131" w:author="Gibran Hemani" w:date="2020-01-22T16:29:00Z">
                    <w:rPr>
                      <w:rFonts w:ascii="Cambria Math" w:hAnsi="Cambria Math"/>
                    </w:rPr>
                  </w:rPrChange>
                </w:rPr>
              </w:ins>
            </m:ctrlPr>
          </m:e>
          <m:sub>
            <m:r>
              <w:rPr>
                <w:rFonts w:ascii="Cambria Math" w:hAnsi="Cambria Math"/>
              </w:rPr>
              <m:t>1</m:t>
            </m:r>
            <m:ctrlPr>
              <w:ins w:id="132" w:author="Gibran Hemani" w:date="2020-01-22T16:11:00Z">
                <w:rPr>
                  <w:rFonts w:ascii="Cambria Math" w:hAnsi="Cambria Math"/>
                  <w:rPrChange w:id="133" w:author="Gibran Hemani" w:date="2020-01-22T16:29:00Z">
                    <w:rPr>
                      <w:rFonts w:ascii="Cambria Math" w:hAnsi="Cambria Math"/>
                    </w:rPr>
                  </w:rPrChange>
                </w:rPr>
              </w:ins>
            </m:ctrlPr>
          </m:sub>
        </m:sSub>
      </m:oMath>
      <w:r>
        <w:t xml:space="preserve"> and the interaction term </w:t>
      </w:r>
      <m:oMath>
        <m:sSub>
          <m:sSubPr>
            <m:ctrlPr>
              <w:ins w:id="134" w:author="Gibran Hemani" w:date="2020-01-22T16:11:00Z">
                <w:rPr>
                  <w:rFonts w:ascii="Cambria Math" w:hAnsi="Cambria Math"/>
                  <w:rPrChange w:id="135" w:author="Gibran Hemani" w:date="2020-01-22T16:29:00Z">
                    <w:rPr>
                      <w:rFonts w:ascii="Cambria Math" w:hAnsi="Cambria Math"/>
                      <w:b/>
                      <w:bCs/>
                    </w:rPr>
                  </w:rPrChange>
                </w:rPr>
              </w:ins>
            </m:ctrlPr>
          </m:sSubPr>
          <m:e>
            <m:r>
              <w:rPr>
                <w:rFonts w:ascii="Cambria Math" w:hAnsi="Cambria Math"/>
                <w:rPrChange w:id="136" w:author="Gibran Hemani" w:date="2020-01-22T16:29:00Z">
                  <w:rPr>
                    <w:rFonts w:ascii="Cambria Math" w:hAnsi="Cambria Math"/>
                  </w:rPr>
                </w:rPrChange>
              </w:rPr>
              <m:t>y</m:t>
            </m:r>
          </m:e>
          <m:sub>
            <m:r>
              <w:rPr>
                <w:rFonts w:ascii="Cambria Math" w:hAnsi="Cambria Math"/>
                <w:rPrChange w:id="137" w:author="Gibran Hemani" w:date="2020-01-22T16:29:00Z">
                  <w:rPr>
                    <w:rFonts w:ascii="Cambria Math" w:hAnsi="Cambria Math"/>
                  </w:rPr>
                </w:rPrChange>
              </w:rPr>
              <m:t>2</m:t>
            </m:r>
          </m:sub>
        </m:sSub>
        <m:sSub>
          <m:sSubPr>
            <m:ctrlPr>
              <w:ins w:id="138" w:author="Gibran Hemani" w:date="2020-01-22T16:11:00Z">
                <w:rPr>
                  <w:rFonts w:ascii="Cambria Math" w:hAnsi="Cambria Math"/>
                  <w:rPrChange w:id="139" w:author="Gibran Hemani" w:date="2020-01-22T16:29:00Z">
                    <w:rPr>
                      <w:rFonts w:ascii="Cambria Math" w:hAnsi="Cambria Math"/>
                      <w:b/>
                      <w:bCs/>
                    </w:rPr>
                  </w:rPrChange>
                </w:rPr>
              </w:ins>
            </m:ctrlPr>
          </m:sSubPr>
          <m:e>
            <m:r>
              <w:rPr>
                <w:rFonts w:ascii="Cambria Math" w:hAnsi="Cambria Math"/>
                <w:rPrChange w:id="140" w:author="Gibran Hemani" w:date="2020-01-22T16:29:00Z">
                  <w:rPr>
                    <w:rFonts w:ascii="Cambria Math" w:hAnsi="Cambria Math"/>
                  </w:rPr>
                </w:rPrChange>
              </w:rPr>
              <m:t>y</m:t>
            </m:r>
          </m:e>
          <m:sub>
            <m:r>
              <w:rPr>
                <w:rFonts w:ascii="Cambria Math" w:hAnsi="Cambria Math"/>
                <w:rPrChange w:id="141" w:author="Gibran Hemani" w:date="2020-01-22T16:29:00Z">
                  <w:rPr>
                    <w:rFonts w:ascii="Cambria Math" w:hAnsi="Cambria Math"/>
                  </w:rPr>
                </w:rPrChange>
              </w:rPr>
              <m:t>3</m:t>
            </m:r>
          </m:sub>
        </m:sSub>
      </m:oMath>
      <w:r>
        <w:t xml:space="preserve"> is greater than 0, where</w:t>
      </w:r>
    </w:p>
    <w:p w14:paraId="452EDBCD" w14:textId="25D55529" w:rsidR="00C5195D" w:rsidRDefault="00EE1D21">
      <w:pPr>
        <w:pStyle w:val="BodyText"/>
      </w:pPr>
      <m:oMathPara>
        <m:oMathParaPr>
          <m:jc m:val="center"/>
        </m:oMathParaPr>
        <m:oMath>
          <m:r>
            <w:rPr>
              <w:rFonts w:ascii="Cambria Math" w:hAnsi="Cambria Math"/>
            </w:rPr>
            <m:t>cov(</m:t>
          </m:r>
          <m:sSub>
            <m:sSubPr>
              <m:ctrlPr>
                <w:ins w:id="142" w:author="Gibran Hemani" w:date="2020-01-22T16:11:00Z">
                  <w:rPr>
                    <w:rFonts w:ascii="Cambria Math" w:hAnsi="Cambria Math"/>
                  </w:rPr>
                </w:ins>
              </m:ctrlPr>
            </m:sSubPr>
            <m:e>
              <m:r>
                <w:rPr>
                  <w:rFonts w:ascii="Cambria Math" w:hAnsi="Cambria Math"/>
                </w:rPr>
                <m:t>y</m:t>
              </m:r>
              <m:ctrlPr>
                <w:ins w:id="143" w:author="Gibran Hemani" w:date="2020-01-22T16:11:00Z">
                  <w:rPr>
                    <w:rFonts w:ascii="Cambria Math" w:hAnsi="Cambria Math"/>
                    <w:rPrChange w:id="144" w:author="Gibran Hemani" w:date="2020-01-22T16:29:00Z">
                      <w:rPr>
                        <w:rFonts w:ascii="Cambria Math" w:hAnsi="Cambria Math"/>
                      </w:rPr>
                    </w:rPrChange>
                  </w:rPr>
                </w:ins>
              </m:ctrlPr>
            </m:e>
            <m:sub>
              <m:r>
                <w:rPr>
                  <w:rFonts w:ascii="Cambria Math" w:hAnsi="Cambria Math"/>
                </w:rPr>
                <m:t>1</m:t>
              </m:r>
              <m:ctrlPr>
                <w:ins w:id="145" w:author="Gibran Hemani" w:date="2020-01-22T16:11:00Z">
                  <w:rPr>
                    <w:rFonts w:ascii="Cambria Math" w:hAnsi="Cambria Math"/>
                    <w:rPrChange w:id="146" w:author="Gibran Hemani" w:date="2020-01-22T16:29:00Z">
                      <w:rPr>
                        <w:rFonts w:ascii="Cambria Math" w:hAnsi="Cambria Math"/>
                      </w:rPr>
                    </w:rPrChange>
                  </w:rPr>
                </w:ins>
              </m:ctrlPr>
            </m:sub>
          </m:sSub>
          <m:r>
            <w:rPr>
              <w:rFonts w:ascii="Cambria Math" w:hAnsi="Cambria Math"/>
            </w:rPr>
            <m:t>,</m:t>
          </m:r>
          <m:sSub>
            <m:sSubPr>
              <m:ctrlPr>
                <w:ins w:id="147" w:author="Gibran Hemani" w:date="2020-01-22T16:11:00Z">
                  <w:rPr>
                    <w:rFonts w:ascii="Cambria Math" w:hAnsi="Cambria Math"/>
                    <w:rPrChange w:id="148" w:author="Gibran Hemani" w:date="2020-01-22T16:29:00Z">
                      <w:rPr>
                        <w:rFonts w:ascii="Cambria Math" w:hAnsi="Cambria Math"/>
                        <w:b/>
                        <w:bCs/>
                      </w:rPr>
                    </w:rPrChange>
                  </w:rPr>
                </w:ins>
              </m:ctrlPr>
            </m:sSubPr>
            <m:e>
              <m:r>
                <w:rPr>
                  <w:rFonts w:ascii="Cambria Math" w:hAnsi="Cambria Math"/>
                  <w:rPrChange w:id="149" w:author="Gibran Hemani" w:date="2020-01-22T16:29:00Z">
                    <w:rPr>
                      <w:rFonts w:ascii="Cambria Math" w:hAnsi="Cambria Math"/>
                    </w:rPr>
                  </w:rPrChange>
                </w:rPr>
                <m:t>y</m:t>
              </m:r>
            </m:e>
            <m:sub>
              <m:r>
                <w:rPr>
                  <w:rFonts w:ascii="Cambria Math" w:hAnsi="Cambria Math"/>
                  <w:rPrChange w:id="150" w:author="Gibran Hemani" w:date="2020-01-22T16:29:00Z">
                    <w:rPr>
                      <w:rFonts w:ascii="Cambria Math" w:hAnsi="Cambria Math"/>
                    </w:rPr>
                  </w:rPrChange>
                </w:rPr>
                <m:t>2</m:t>
              </m:r>
            </m:sub>
          </m:sSub>
          <m:sSub>
            <m:sSubPr>
              <m:ctrlPr>
                <w:ins w:id="151" w:author="Gibran Hemani" w:date="2020-01-22T16:11:00Z">
                  <w:rPr>
                    <w:rFonts w:ascii="Cambria Math" w:hAnsi="Cambria Math"/>
                    <w:rPrChange w:id="152" w:author="Gibran Hemani" w:date="2020-01-22T16:29:00Z">
                      <w:rPr>
                        <w:rFonts w:ascii="Cambria Math" w:hAnsi="Cambria Math"/>
                        <w:b/>
                        <w:bCs/>
                      </w:rPr>
                    </w:rPrChange>
                  </w:rPr>
                </w:ins>
              </m:ctrlPr>
            </m:sSubPr>
            <m:e>
              <m:r>
                <w:rPr>
                  <w:rFonts w:ascii="Cambria Math" w:hAnsi="Cambria Math"/>
                  <w:rPrChange w:id="153" w:author="Gibran Hemani" w:date="2020-01-22T16:29:00Z">
                    <w:rPr>
                      <w:rFonts w:ascii="Cambria Math" w:hAnsi="Cambria Math"/>
                    </w:rPr>
                  </w:rPrChange>
                </w:rPr>
                <m:t>y</m:t>
              </m:r>
            </m:e>
            <m:sub>
              <m:r>
                <w:rPr>
                  <w:rFonts w:ascii="Cambria Math" w:hAnsi="Cambria Math"/>
                  <w:rPrChange w:id="154" w:author="Gibran Hemani" w:date="2020-01-22T16:29:00Z">
                    <w:rPr>
                      <w:rFonts w:ascii="Cambria Math" w:hAnsi="Cambria Math"/>
                    </w:rPr>
                  </w:rPrChange>
                </w:rPr>
                <m:t>3</m:t>
              </m:r>
            </m:sub>
          </m:sSub>
          <m:r>
            <w:rPr>
              <w:rFonts w:ascii="Cambria Math" w:hAnsi="Cambria Math"/>
            </w:rPr>
            <m:t>)=</m:t>
          </m:r>
          <m:r>
            <w:rPr>
              <w:rFonts w:ascii="Cambria Math" w:hAnsi="Cambria Math"/>
            </w:rPr>
            <m:t>E(</m:t>
          </m:r>
          <m:sSub>
            <m:sSubPr>
              <m:ctrlPr>
                <w:ins w:id="155" w:author="Gibran Hemani" w:date="2020-01-22T16:11:00Z">
                  <w:rPr>
                    <w:rFonts w:ascii="Cambria Math" w:hAnsi="Cambria Math"/>
                    <w:rPrChange w:id="156" w:author="Gibran Hemani" w:date="2020-01-22T16:29:00Z">
                      <w:rPr>
                        <w:rFonts w:ascii="Cambria Math" w:hAnsi="Cambria Math"/>
                        <w:b/>
                        <w:bCs/>
                      </w:rPr>
                    </w:rPrChange>
                  </w:rPr>
                </w:ins>
              </m:ctrlPr>
            </m:sSubPr>
            <m:e>
              <m:r>
                <w:rPr>
                  <w:rFonts w:ascii="Cambria Math" w:hAnsi="Cambria Math"/>
                  <w:rPrChange w:id="157" w:author="Gibran Hemani" w:date="2020-01-22T16:29:00Z">
                    <w:rPr>
                      <w:rFonts w:ascii="Cambria Math" w:hAnsi="Cambria Math"/>
                    </w:rPr>
                  </w:rPrChange>
                </w:rPr>
                <m:t>y</m:t>
              </m:r>
            </m:e>
            <m:sub>
              <m:r>
                <w:rPr>
                  <w:rFonts w:ascii="Cambria Math" w:hAnsi="Cambria Math"/>
                  <w:rPrChange w:id="158" w:author="Gibran Hemani" w:date="2020-01-22T16:29:00Z">
                    <w:rPr>
                      <w:rFonts w:ascii="Cambria Math" w:hAnsi="Cambria Math"/>
                    </w:rPr>
                  </w:rPrChange>
                </w:rPr>
                <m:t>1</m:t>
              </m:r>
            </m:sub>
          </m:sSub>
          <m:sSub>
            <m:sSubPr>
              <m:ctrlPr>
                <w:ins w:id="159" w:author="Gibran Hemani" w:date="2020-01-22T16:11:00Z">
                  <w:rPr>
                    <w:rFonts w:ascii="Cambria Math" w:hAnsi="Cambria Math"/>
                    <w:rPrChange w:id="160" w:author="Gibran Hemani" w:date="2020-01-22T16:29:00Z">
                      <w:rPr>
                        <w:rFonts w:ascii="Cambria Math" w:hAnsi="Cambria Math"/>
                        <w:b/>
                        <w:bCs/>
                      </w:rPr>
                    </w:rPrChange>
                  </w:rPr>
                </w:ins>
              </m:ctrlPr>
            </m:sSubPr>
            <m:e>
              <m:r>
                <w:rPr>
                  <w:rFonts w:ascii="Cambria Math" w:hAnsi="Cambria Math"/>
                  <w:rPrChange w:id="161" w:author="Gibran Hemani" w:date="2020-01-22T16:29:00Z">
                    <w:rPr>
                      <w:rFonts w:ascii="Cambria Math" w:hAnsi="Cambria Math"/>
                    </w:rPr>
                  </w:rPrChange>
                </w:rPr>
                <m:t>y</m:t>
              </m:r>
            </m:e>
            <m:sub>
              <m:r>
                <w:rPr>
                  <w:rFonts w:ascii="Cambria Math" w:hAnsi="Cambria Math"/>
                  <w:rPrChange w:id="162" w:author="Gibran Hemani" w:date="2020-01-22T16:29:00Z">
                    <w:rPr>
                      <w:rFonts w:ascii="Cambria Math" w:hAnsi="Cambria Math"/>
                    </w:rPr>
                  </w:rPrChange>
                </w:rPr>
                <m:t>2</m:t>
              </m:r>
            </m:sub>
          </m:sSub>
          <m:sSub>
            <m:sSubPr>
              <m:ctrlPr>
                <w:ins w:id="163" w:author="Gibran Hemani" w:date="2020-01-22T16:11:00Z">
                  <w:rPr>
                    <w:rFonts w:ascii="Cambria Math" w:hAnsi="Cambria Math"/>
                    <w:rPrChange w:id="164" w:author="Gibran Hemani" w:date="2020-01-22T16:29:00Z">
                      <w:rPr>
                        <w:rFonts w:ascii="Cambria Math" w:hAnsi="Cambria Math"/>
                        <w:b/>
                        <w:bCs/>
                      </w:rPr>
                    </w:rPrChange>
                  </w:rPr>
                </w:ins>
              </m:ctrlPr>
            </m:sSubPr>
            <m:e>
              <m:r>
                <w:rPr>
                  <w:rFonts w:ascii="Cambria Math" w:hAnsi="Cambria Math"/>
                  <w:rPrChange w:id="165" w:author="Gibran Hemani" w:date="2020-01-22T16:29:00Z">
                    <w:rPr>
                      <w:rFonts w:ascii="Cambria Math" w:hAnsi="Cambria Math"/>
                    </w:rPr>
                  </w:rPrChange>
                </w:rPr>
                <m:t>y</m:t>
              </m:r>
            </m:e>
            <m:sub>
              <m:r>
                <w:rPr>
                  <w:rFonts w:ascii="Cambria Math" w:hAnsi="Cambria Math"/>
                  <w:rPrChange w:id="166" w:author="Gibran Hemani" w:date="2020-01-22T16:29:00Z">
                    <w:rPr>
                      <w:rFonts w:ascii="Cambria Math" w:hAnsi="Cambria Math"/>
                    </w:rPr>
                  </w:rPrChange>
                </w:rPr>
                <m:t>3</m:t>
              </m:r>
            </m:sub>
          </m:sSub>
          <m:r>
            <w:rPr>
              <w:rFonts w:ascii="Cambria Math" w:hAnsi="Cambria Math"/>
            </w:rPr>
            <m:t>)-</m:t>
          </m:r>
          <m:r>
            <w:rPr>
              <w:rFonts w:ascii="Cambria Math" w:hAnsi="Cambria Math"/>
            </w:rPr>
            <m:t>E(</m:t>
          </m:r>
          <m:sSub>
            <m:sSubPr>
              <m:ctrlPr>
                <w:ins w:id="167" w:author="Gibran Hemani" w:date="2020-01-22T16:11:00Z">
                  <w:rPr>
                    <w:rFonts w:ascii="Cambria Math" w:hAnsi="Cambria Math"/>
                    <w:rPrChange w:id="168" w:author="Gibran Hemani" w:date="2020-01-22T16:29:00Z">
                      <w:rPr>
                        <w:rFonts w:ascii="Cambria Math" w:hAnsi="Cambria Math"/>
                        <w:b/>
                        <w:bCs/>
                      </w:rPr>
                    </w:rPrChange>
                  </w:rPr>
                </w:ins>
              </m:ctrlPr>
            </m:sSubPr>
            <m:e>
              <m:r>
                <w:rPr>
                  <w:rFonts w:ascii="Cambria Math" w:hAnsi="Cambria Math"/>
                  <w:rPrChange w:id="169" w:author="Gibran Hemani" w:date="2020-01-22T16:29:00Z">
                    <w:rPr>
                      <w:rFonts w:ascii="Cambria Math" w:hAnsi="Cambria Math"/>
                    </w:rPr>
                  </w:rPrChange>
                </w:rPr>
                <m:t>y</m:t>
              </m:r>
            </m:e>
            <m:sub>
              <m:r>
                <w:rPr>
                  <w:rFonts w:ascii="Cambria Math" w:hAnsi="Cambria Math"/>
                  <w:rPrChange w:id="170" w:author="Gibran Hemani" w:date="2020-01-22T16:29:00Z">
                    <w:rPr>
                      <w:rFonts w:ascii="Cambria Math" w:hAnsi="Cambria Math"/>
                    </w:rPr>
                  </w:rPrChange>
                </w:rPr>
                <m:t>1</m:t>
              </m:r>
            </m:sub>
          </m:sSub>
          <m:r>
            <w:rPr>
              <w:rFonts w:ascii="Cambria Math" w:hAnsi="Cambria Math"/>
            </w:rPr>
            <m:t>)</m:t>
          </m:r>
          <m:r>
            <w:rPr>
              <w:rFonts w:ascii="Cambria Math" w:hAnsi="Cambria Math"/>
            </w:rPr>
            <m:t>E(</m:t>
          </m:r>
          <m:sSub>
            <m:sSubPr>
              <m:ctrlPr>
                <w:ins w:id="171" w:author="Gibran Hemani" w:date="2020-01-22T16:11:00Z">
                  <w:rPr>
                    <w:rFonts w:ascii="Cambria Math" w:hAnsi="Cambria Math"/>
                    <w:rPrChange w:id="172" w:author="Gibran Hemani" w:date="2020-01-22T16:29:00Z">
                      <w:rPr>
                        <w:rFonts w:ascii="Cambria Math" w:hAnsi="Cambria Math"/>
                        <w:b/>
                        <w:bCs/>
                      </w:rPr>
                    </w:rPrChange>
                  </w:rPr>
                </w:ins>
              </m:ctrlPr>
            </m:sSubPr>
            <m:e>
              <m:r>
                <w:rPr>
                  <w:rFonts w:ascii="Cambria Math" w:hAnsi="Cambria Math"/>
                  <w:rPrChange w:id="173" w:author="Gibran Hemani" w:date="2020-01-22T16:29:00Z">
                    <w:rPr>
                      <w:rFonts w:ascii="Cambria Math" w:hAnsi="Cambria Math"/>
                    </w:rPr>
                  </w:rPrChange>
                </w:rPr>
                <m:t>y</m:t>
              </m:r>
            </m:e>
            <m:sub>
              <m:r>
                <w:rPr>
                  <w:rFonts w:ascii="Cambria Math" w:hAnsi="Cambria Math"/>
                  <w:rPrChange w:id="174" w:author="Gibran Hemani" w:date="2020-01-22T16:29:00Z">
                    <w:rPr>
                      <w:rFonts w:ascii="Cambria Math" w:hAnsi="Cambria Math"/>
                    </w:rPr>
                  </w:rPrChange>
                </w:rPr>
                <m:t>2</m:t>
              </m:r>
            </m:sub>
          </m:sSub>
          <m:sSub>
            <m:sSubPr>
              <m:ctrlPr>
                <w:ins w:id="175" w:author="Gibran Hemani" w:date="2020-01-22T16:11:00Z">
                  <w:rPr>
                    <w:rFonts w:ascii="Cambria Math" w:hAnsi="Cambria Math"/>
                    <w:rPrChange w:id="176" w:author="Gibran Hemani" w:date="2020-01-22T16:29:00Z">
                      <w:rPr>
                        <w:rFonts w:ascii="Cambria Math" w:hAnsi="Cambria Math"/>
                        <w:b/>
                        <w:bCs/>
                      </w:rPr>
                    </w:rPrChange>
                  </w:rPr>
                </w:ins>
              </m:ctrlPr>
            </m:sSubPr>
            <m:e>
              <m:r>
                <w:rPr>
                  <w:rFonts w:ascii="Cambria Math" w:hAnsi="Cambria Math"/>
                  <w:rPrChange w:id="177" w:author="Gibran Hemani" w:date="2020-01-22T16:29:00Z">
                    <w:rPr>
                      <w:rFonts w:ascii="Cambria Math" w:hAnsi="Cambria Math"/>
                    </w:rPr>
                  </w:rPrChange>
                </w:rPr>
                <m:t>y</m:t>
              </m:r>
            </m:e>
            <m:sub>
              <m:r>
                <w:rPr>
                  <w:rFonts w:ascii="Cambria Math" w:hAnsi="Cambria Math"/>
                  <w:rPrChange w:id="178" w:author="Gibran Hemani" w:date="2020-01-22T16:29:00Z">
                    <w:rPr>
                      <w:rFonts w:ascii="Cambria Math" w:hAnsi="Cambria Math"/>
                    </w:rPr>
                  </w:rPrChange>
                </w:rPr>
                <m:t>3</m:t>
              </m:r>
            </m:sub>
          </m:sSub>
          <m:r>
            <w:rPr>
              <w:rFonts w:ascii="Cambria Math" w:hAnsi="Cambria Math"/>
            </w:rPr>
            <m:t>)</m:t>
          </m:r>
        </m:oMath>
      </m:oMathPara>
    </w:p>
    <w:p w14:paraId="31B3244F" w14:textId="77777777" w:rsidR="00C5195D" w:rsidRDefault="00EE1D21">
      <w:pPr>
        <w:pStyle w:val="FirstParagraph"/>
      </w:pPr>
      <w:r>
        <w:t>Based on haplotype frequencies we can obtain</w:t>
      </w:r>
    </w:p>
    <w:p w14:paraId="4084C690" w14:textId="478F97D7" w:rsidR="00C5195D" w:rsidRDefault="00EE1D21">
      <w:pPr>
        <w:pStyle w:val="BodyText"/>
      </w:pPr>
      <m:oMathPara>
        <m:oMathParaPr>
          <m:jc m:val="center"/>
        </m:oMathParaPr>
        <m:oMath>
          <m:r>
            <w:rPr>
              <w:rFonts w:ascii="Cambria Math" w:hAnsi="Cambria Math"/>
            </w:rPr>
            <m:t>E</m:t>
          </m:r>
          <m:r>
            <w:rPr>
              <w:rFonts w:ascii="Cambria Math" w:hAnsi="Cambria Math"/>
            </w:rPr>
            <m:t>(</m:t>
          </m:r>
          <m:sSub>
            <m:sSubPr>
              <m:ctrlPr>
                <w:ins w:id="179" w:author="Gibran Hemani" w:date="2020-01-22T16:11:00Z">
                  <w:rPr>
                    <w:rFonts w:ascii="Cambria Math" w:hAnsi="Cambria Math"/>
                    <w:rPrChange w:id="180" w:author="Gibran Hemani" w:date="2020-01-22T16:30:00Z">
                      <w:rPr>
                        <w:rFonts w:ascii="Cambria Math" w:hAnsi="Cambria Math"/>
                        <w:b/>
                        <w:bCs/>
                      </w:rPr>
                    </w:rPrChange>
                  </w:rPr>
                </w:ins>
              </m:ctrlPr>
            </m:sSubPr>
            <m:e>
              <m:r>
                <w:rPr>
                  <w:rFonts w:ascii="Cambria Math" w:hAnsi="Cambria Math"/>
                  <w:rPrChange w:id="181" w:author="Gibran Hemani" w:date="2020-01-22T16:30:00Z">
                    <w:rPr>
                      <w:rFonts w:ascii="Cambria Math" w:hAnsi="Cambria Math"/>
                    </w:rPr>
                  </w:rPrChange>
                </w:rPr>
                <m:t>y</m:t>
              </m:r>
            </m:e>
            <m:sub>
              <m:r>
                <w:rPr>
                  <w:rFonts w:ascii="Cambria Math" w:hAnsi="Cambria Math"/>
                  <w:rPrChange w:id="182" w:author="Gibran Hemani" w:date="2020-01-22T16:30:00Z">
                    <w:rPr>
                      <w:rFonts w:ascii="Cambria Math" w:hAnsi="Cambria Math"/>
                    </w:rPr>
                  </w:rPrChange>
                </w:rPr>
                <m:t>1</m:t>
              </m:r>
            </m:sub>
          </m:sSub>
          <m:sSub>
            <m:sSubPr>
              <m:ctrlPr>
                <w:ins w:id="183" w:author="Gibran Hemani" w:date="2020-01-22T16:11:00Z">
                  <w:rPr>
                    <w:rFonts w:ascii="Cambria Math" w:hAnsi="Cambria Math"/>
                    <w:rPrChange w:id="184" w:author="Gibran Hemani" w:date="2020-01-22T16:30:00Z">
                      <w:rPr>
                        <w:rFonts w:ascii="Cambria Math" w:hAnsi="Cambria Math"/>
                        <w:b/>
                        <w:bCs/>
                      </w:rPr>
                    </w:rPrChange>
                  </w:rPr>
                </w:ins>
              </m:ctrlPr>
            </m:sSubPr>
            <m:e>
              <m:r>
                <w:rPr>
                  <w:rFonts w:ascii="Cambria Math" w:hAnsi="Cambria Math"/>
                  <w:rPrChange w:id="185" w:author="Gibran Hemani" w:date="2020-01-22T16:30:00Z">
                    <w:rPr>
                      <w:rFonts w:ascii="Cambria Math" w:hAnsi="Cambria Math"/>
                    </w:rPr>
                  </w:rPrChange>
                </w:rPr>
                <m:t>y</m:t>
              </m:r>
            </m:e>
            <m:sub>
              <m:r>
                <w:rPr>
                  <w:rFonts w:ascii="Cambria Math" w:hAnsi="Cambria Math"/>
                  <w:rPrChange w:id="186" w:author="Gibran Hemani" w:date="2020-01-22T16:30:00Z">
                    <w:rPr>
                      <w:rFonts w:ascii="Cambria Math" w:hAnsi="Cambria Math"/>
                    </w:rPr>
                  </w:rPrChange>
                </w:rPr>
                <m:t>2</m:t>
              </m:r>
            </m:sub>
          </m:sSub>
          <m:r>
            <w:rPr>
              <w:rFonts w:ascii="Cambria Math" w:hAnsi="Cambria Math"/>
            </w:rPr>
            <m:t>)</m:t>
          </m:r>
          <m:r>
            <w:rPr>
              <w:rFonts w:ascii="Cambria Math" w:hAnsi="Cambria Math"/>
            </w:rPr>
            <m:t>=</m:t>
          </m:r>
          <m:sSub>
            <m:sSubPr>
              <m:ctrlPr>
                <w:ins w:id="187" w:author="Gibran Hemani" w:date="2020-01-22T16:11: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m:t>
          </m:r>
          <m:sSub>
            <m:sSubPr>
              <m:ctrlPr>
                <w:ins w:id="188"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sSub>
            <m:sSubPr>
              <m:ctrlPr>
                <w:ins w:id="189"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oMath>
      </m:oMathPara>
    </w:p>
    <w:p w14:paraId="40C25050" w14:textId="75870BC7" w:rsidR="00C5195D" w:rsidRDefault="00EE1D21">
      <w:pPr>
        <w:pStyle w:val="FirstParagraph"/>
      </w:pPr>
      <w:del w:id="190" w:author="Gibran Hemani" w:date="2020-01-22T16:31:00Z">
        <w:r w:rsidDel="002C3FEB">
          <w:delText>Therefore</w:delText>
        </w:r>
      </w:del>
      <w:ins w:id="191" w:author="Gibran Hemani" w:date="2020-01-22T16:31:00Z">
        <w:r w:rsidR="002C3FEB">
          <w:t>Substituting, we obtain</w:t>
        </w:r>
      </w:ins>
    </w:p>
    <w:p w14:paraId="798FEA45" w14:textId="4145E39C" w:rsidR="00C5195D" w:rsidRPr="003B5002" w:rsidRDefault="003B5002">
      <w:pPr>
        <w:pStyle w:val="BodyText"/>
      </w:pPr>
      <m:oMathPara>
        <m:oMathParaPr>
          <m:jc m:val="center"/>
        </m:oMathParaPr>
        <m:oMath>
          <m:m>
            <m:mPr>
              <m:plcHide m:val="1"/>
              <m:mcs>
                <m:mc>
                  <m:mcPr>
                    <m:count m:val="1"/>
                    <m:mcJc m:val="right"/>
                  </m:mcPr>
                </m:mc>
                <m:mc>
                  <m:mcPr>
                    <m:count m:val="1"/>
                    <m:mcJc m:val="left"/>
                  </m:mcPr>
                </m:mc>
              </m:mcs>
              <m:ctrlPr>
                <w:ins w:id="192" w:author="Gibran Hemani" w:date="2020-01-22T16:11:00Z">
                  <w:rPr>
                    <w:rFonts w:ascii="Cambria Math" w:hAnsi="Cambria Math"/>
                  </w:rPr>
                </w:ins>
              </m:ctrlPr>
            </m:mPr>
            <m:mr>
              <m:e>
                <m:r>
                  <w:rPr>
                    <w:rFonts w:ascii="Cambria Math" w:hAnsi="Cambria Math"/>
                  </w:rPr>
                  <m:t>cov(</m:t>
                </m:r>
                <m:sSub>
                  <m:sSubPr>
                    <m:ctrlPr>
                      <w:ins w:id="193" w:author="Gibran Hemani" w:date="2020-01-22T16:11:00Z">
                        <w:rPr>
                          <w:rFonts w:ascii="Cambria Math" w:hAnsi="Cambria Math"/>
                          <w:rPrChange w:id="194" w:author="Gibran Hemani" w:date="2020-01-22T16:30:00Z">
                            <w:rPr>
                              <w:rFonts w:ascii="Cambria Math" w:hAnsi="Cambria Math"/>
                              <w:b/>
                              <w:bCs/>
                            </w:rPr>
                          </w:rPrChange>
                        </w:rPr>
                      </w:ins>
                    </m:ctrlPr>
                  </m:sSubPr>
                  <m:e>
                    <m:r>
                      <w:rPr>
                        <w:rFonts w:ascii="Cambria Math" w:hAnsi="Cambria Math"/>
                        <w:rPrChange w:id="195" w:author="Gibran Hemani" w:date="2020-01-22T16:30:00Z">
                          <w:rPr>
                            <w:rFonts w:ascii="Cambria Math" w:hAnsi="Cambria Math"/>
                          </w:rPr>
                        </w:rPrChange>
                      </w:rPr>
                      <m:t>y</m:t>
                    </m:r>
                  </m:e>
                  <m:sub>
                    <m:r>
                      <w:rPr>
                        <w:rFonts w:ascii="Cambria Math" w:hAnsi="Cambria Math"/>
                        <w:rPrChange w:id="196" w:author="Gibran Hemani" w:date="2020-01-22T16:30:00Z">
                          <w:rPr>
                            <w:rFonts w:ascii="Cambria Math" w:hAnsi="Cambria Math"/>
                          </w:rPr>
                        </w:rPrChange>
                      </w:rPr>
                      <m:t>1</m:t>
                    </m:r>
                  </m:sub>
                </m:sSub>
                <m:r>
                  <w:rPr>
                    <w:rFonts w:ascii="Cambria Math" w:hAnsi="Cambria Math"/>
                  </w:rPr>
                  <m:t>,</m:t>
                </m:r>
                <m:sSub>
                  <m:sSubPr>
                    <m:ctrlPr>
                      <w:ins w:id="197" w:author="Gibran Hemani" w:date="2020-01-22T16:11:00Z">
                        <w:rPr>
                          <w:rFonts w:ascii="Cambria Math" w:hAnsi="Cambria Math"/>
                          <w:rPrChange w:id="198" w:author="Gibran Hemani" w:date="2020-01-22T16:30:00Z">
                            <w:rPr>
                              <w:rFonts w:ascii="Cambria Math" w:hAnsi="Cambria Math"/>
                              <w:b/>
                              <w:bCs/>
                            </w:rPr>
                          </w:rPrChange>
                        </w:rPr>
                      </w:ins>
                    </m:ctrlPr>
                  </m:sSubPr>
                  <m:e>
                    <m:r>
                      <w:rPr>
                        <w:rFonts w:ascii="Cambria Math" w:hAnsi="Cambria Math"/>
                        <w:rPrChange w:id="199" w:author="Gibran Hemani" w:date="2020-01-22T16:30:00Z">
                          <w:rPr>
                            <w:rFonts w:ascii="Cambria Math" w:hAnsi="Cambria Math"/>
                          </w:rPr>
                        </w:rPrChange>
                      </w:rPr>
                      <m:t>y</m:t>
                    </m:r>
                  </m:e>
                  <m:sub>
                    <m:r>
                      <w:rPr>
                        <w:rFonts w:ascii="Cambria Math" w:hAnsi="Cambria Math"/>
                        <w:rPrChange w:id="200" w:author="Gibran Hemani" w:date="2020-01-22T16:30:00Z">
                          <w:rPr>
                            <w:rFonts w:ascii="Cambria Math" w:hAnsi="Cambria Math"/>
                          </w:rPr>
                        </w:rPrChange>
                      </w:rPr>
                      <m:t>2</m:t>
                    </m:r>
                  </m:sub>
                </m:sSub>
                <m:sSub>
                  <m:sSubPr>
                    <m:ctrlPr>
                      <w:ins w:id="201" w:author="Gibran Hemani" w:date="2020-01-22T16:11:00Z">
                        <w:rPr>
                          <w:rFonts w:ascii="Cambria Math" w:hAnsi="Cambria Math"/>
                          <w:rPrChange w:id="202" w:author="Gibran Hemani" w:date="2020-01-22T16:30:00Z">
                            <w:rPr>
                              <w:rFonts w:ascii="Cambria Math" w:hAnsi="Cambria Math"/>
                              <w:b/>
                              <w:bCs/>
                            </w:rPr>
                          </w:rPrChange>
                        </w:rPr>
                      </w:ins>
                    </m:ctrlPr>
                  </m:sSubPr>
                  <m:e>
                    <m:r>
                      <w:rPr>
                        <w:rFonts w:ascii="Cambria Math" w:hAnsi="Cambria Math"/>
                        <w:rPrChange w:id="203" w:author="Gibran Hemani" w:date="2020-01-22T16:30:00Z">
                          <w:rPr>
                            <w:rFonts w:ascii="Cambria Math" w:hAnsi="Cambria Math"/>
                          </w:rPr>
                        </w:rPrChange>
                      </w:rPr>
                      <m:t>y</m:t>
                    </m:r>
                  </m:e>
                  <m:sub>
                    <m:r>
                      <w:rPr>
                        <w:rFonts w:ascii="Cambria Math" w:hAnsi="Cambria Math"/>
                        <w:rPrChange w:id="204" w:author="Gibran Hemani" w:date="2020-01-22T16:30:00Z">
                          <w:rPr>
                            <w:rFonts w:ascii="Cambria Math" w:hAnsi="Cambria Math"/>
                          </w:rPr>
                        </w:rPrChange>
                      </w:rPr>
                      <m:t>3</m:t>
                    </m:r>
                  </m:sub>
                </m:sSub>
                <m:r>
                  <w:rPr>
                    <w:rFonts w:ascii="Cambria Math" w:hAnsi="Cambria Math"/>
                  </w:rPr>
                  <m:t>)</m:t>
                </m:r>
                <m:ctrlPr>
                  <w:ins w:id="205" w:author="Gibran Hemani" w:date="2020-01-22T16:11:00Z">
                    <w:rPr>
                      <w:rFonts w:ascii="Cambria Math" w:hAnsi="Cambria Math"/>
                      <w:rPrChange w:id="206" w:author="Gibran Hemani" w:date="2020-01-22T16:30:00Z">
                        <w:rPr>
                          <w:rFonts w:ascii="Cambria Math" w:hAnsi="Cambria Math"/>
                        </w:rPr>
                      </w:rPrChange>
                    </w:rPr>
                  </w:ins>
                </m:ctrlPr>
              </m:e>
              <m:e>
                <m:r>
                  <w:rPr>
                    <w:rFonts w:ascii="Cambria Math" w:hAnsi="Cambria Math"/>
                  </w:rPr>
                  <m:t>=</m:t>
                </m:r>
                <m:sSub>
                  <m:sSubPr>
                    <m:ctrlPr>
                      <w:ins w:id="207" w:author="Gibran Hemani" w:date="2020-01-22T16:11:00Z">
                        <w:rPr>
                          <w:rFonts w:ascii="Cambria Math" w:hAnsi="Cambria Math"/>
                        </w:rPr>
                      </w:ins>
                    </m:ctrlPr>
                  </m:sSubPr>
                  <m:e>
                    <m:r>
                      <w:rPr>
                        <w:rFonts w:ascii="Cambria Math" w:hAnsi="Cambria Math"/>
                      </w:rPr>
                      <m:t>p</m:t>
                    </m:r>
                    <m:ctrlPr>
                      <w:ins w:id="208" w:author="Gibran Hemani" w:date="2020-01-22T16:11:00Z">
                        <w:rPr>
                          <w:rFonts w:ascii="Cambria Math" w:hAnsi="Cambria Math"/>
                          <w:rPrChange w:id="209" w:author="Gibran Hemani" w:date="2020-01-22T16:30:00Z">
                            <w:rPr>
                              <w:rFonts w:ascii="Cambria Math" w:hAnsi="Cambria Math"/>
                            </w:rPr>
                          </w:rPrChange>
                        </w:rPr>
                      </w:ins>
                    </m:ctrlPr>
                  </m:e>
                  <m:sub>
                    <m:r>
                      <w:rPr>
                        <w:rFonts w:ascii="Cambria Math" w:hAnsi="Cambria Math"/>
                      </w:rPr>
                      <m:t>3</m:t>
                    </m:r>
                    <m:ctrlPr>
                      <w:ins w:id="210" w:author="Gibran Hemani" w:date="2020-01-22T16:11:00Z">
                        <w:rPr>
                          <w:rFonts w:ascii="Cambria Math" w:hAnsi="Cambria Math"/>
                          <w:rPrChange w:id="211" w:author="Gibran Hemani" w:date="2020-01-22T16:30:00Z">
                            <w:rPr>
                              <w:rFonts w:ascii="Cambria Math" w:hAnsi="Cambria Math"/>
                            </w:rPr>
                          </w:rPrChange>
                        </w:rPr>
                      </w:ins>
                    </m:ctrlPr>
                  </m:sub>
                </m:sSub>
                <m:r>
                  <w:rPr>
                    <w:rFonts w:ascii="Cambria Math" w:hAnsi="Cambria Math"/>
                  </w:rPr>
                  <m:t>(</m:t>
                </m:r>
                <m:sSub>
                  <m:sSubPr>
                    <m:ctrlPr>
                      <w:ins w:id="212" w:author="Gibran Hemani" w:date="2020-01-22T16:11:00Z">
                        <w:rPr>
                          <w:rFonts w:ascii="Cambria Math" w:hAnsi="Cambria Math"/>
                        </w:rPr>
                      </w:ins>
                    </m:ctrlPr>
                  </m:sSubPr>
                  <m:e>
                    <m:r>
                      <w:rPr>
                        <w:rFonts w:ascii="Cambria Math" w:hAnsi="Cambria Math"/>
                      </w:rPr>
                      <m:t>p</m:t>
                    </m:r>
                    <m:ctrlPr>
                      <w:ins w:id="213" w:author="Gibran Hemani" w:date="2020-01-22T16:11:00Z">
                        <w:rPr>
                          <w:rFonts w:ascii="Cambria Math" w:hAnsi="Cambria Math"/>
                          <w:rPrChange w:id="214" w:author="Gibran Hemani" w:date="2020-01-22T16:30:00Z">
                            <w:rPr>
                              <w:rFonts w:ascii="Cambria Math" w:hAnsi="Cambria Math"/>
                            </w:rPr>
                          </w:rPrChange>
                        </w:rPr>
                      </w:ins>
                    </m:ctrlPr>
                  </m:e>
                  <m:sub>
                    <m:r>
                      <w:rPr>
                        <w:rFonts w:ascii="Cambria Math" w:hAnsi="Cambria Math"/>
                      </w:rPr>
                      <m:t>1</m:t>
                    </m:r>
                    <m:ctrlPr>
                      <w:ins w:id="215" w:author="Gibran Hemani" w:date="2020-01-22T16:11:00Z">
                        <w:rPr>
                          <w:rFonts w:ascii="Cambria Math" w:hAnsi="Cambria Math"/>
                          <w:rPrChange w:id="216" w:author="Gibran Hemani" w:date="2020-01-22T16:30:00Z">
                            <w:rPr>
                              <w:rFonts w:ascii="Cambria Math" w:hAnsi="Cambria Math"/>
                            </w:rPr>
                          </w:rPrChange>
                        </w:rPr>
                      </w:ins>
                    </m:ctrlPr>
                  </m:sub>
                </m:sSub>
                <m:sSub>
                  <m:sSubPr>
                    <m:ctrlPr>
                      <w:ins w:id="217" w:author="Gibran Hemani" w:date="2020-01-22T16:11:00Z">
                        <w:rPr>
                          <w:rFonts w:ascii="Cambria Math" w:hAnsi="Cambria Math"/>
                          <w:rPrChange w:id="218" w:author="Gibran Hemani" w:date="2020-01-22T16:30:00Z">
                            <w:rPr>
                              <w:rFonts w:ascii="Cambria Math" w:hAnsi="Cambria Math"/>
                            </w:rPr>
                          </w:rPrChange>
                        </w:rPr>
                      </w:ins>
                    </m:ctrlPr>
                  </m:sSubPr>
                  <m:e>
                    <m:r>
                      <w:rPr>
                        <w:rFonts w:ascii="Cambria Math" w:hAnsi="Cambria Math"/>
                        <w:rPrChange w:id="219" w:author="Gibran Hemani" w:date="2020-01-22T16:30:00Z">
                          <w:rPr>
                            <w:rFonts w:ascii="Cambria Math" w:hAnsi="Cambria Math"/>
                          </w:rPr>
                        </w:rPrChange>
                      </w:rPr>
                      <m:t>p</m:t>
                    </m:r>
                  </m:e>
                  <m:sub>
                    <m:r>
                      <w:rPr>
                        <w:rFonts w:ascii="Cambria Math" w:hAnsi="Cambria Math"/>
                        <w:rPrChange w:id="220" w:author="Gibran Hemani" w:date="2020-01-22T16:30:00Z">
                          <w:rPr>
                            <w:rFonts w:ascii="Cambria Math" w:hAnsi="Cambria Math"/>
                          </w:rPr>
                        </w:rPrChange>
                      </w:rPr>
                      <m:t>2</m:t>
                    </m:r>
                  </m:sub>
                </m:sSub>
                <m:r>
                  <w:rPr>
                    <w:rFonts w:ascii="Cambria Math" w:hAnsi="Cambria Math"/>
                  </w:rPr>
                  <m:t>+D)-</m:t>
                </m:r>
                <m:sSub>
                  <m:sSubPr>
                    <m:ctrlPr>
                      <w:ins w:id="221" w:author="Gibran Hemani" w:date="2020-01-22T16:11:00Z">
                        <w:rPr>
                          <w:rFonts w:ascii="Cambria Math" w:hAnsi="Cambria Math"/>
                        </w:rPr>
                      </w:ins>
                    </m:ctrlPr>
                  </m:sSubPr>
                  <m:e>
                    <m:r>
                      <w:rPr>
                        <w:rFonts w:ascii="Cambria Math" w:hAnsi="Cambria Math"/>
                      </w:rPr>
                      <m:t>p</m:t>
                    </m:r>
                    <m:ctrlPr>
                      <w:ins w:id="222" w:author="Gibran Hemani" w:date="2020-01-22T16:11:00Z">
                        <w:rPr>
                          <w:rFonts w:ascii="Cambria Math" w:hAnsi="Cambria Math"/>
                          <w:rPrChange w:id="223" w:author="Gibran Hemani" w:date="2020-01-22T16:30:00Z">
                            <w:rPr>
                              <w:rFonts w:ascii="Cambria Math" w:hAnsi="Cambria Math"/>
                            </w:rPr>
                          </w:rPrChange>
                        </w:rPr>
                      </w:ins>
                    </m:ctrlPr>
                  </m:e>
                  <m:sub>
                    <m:r>
                      <w:rPr>
                        <w:rFonts w:ascii="Cambria Math" w:hAnsi="Cambria Math"/>
                      </w:rPr>
                      <m:t>1</m:t>
                    </m:r>
                    <m:ctrlPr>
                      <w:ins w:id="224" w:author="Gibran Hemani" w:date="2020-01-22T16:11:00Z">
                        <w:rPr>
                          <w:rFonts w:ascii="Cambria Math" w:hAnsi="Cambria Math"/>
                          <w:rPrChange w:id="225" w:author="Gibran Hemani" w:date="2020-01-22T16:30:00Z">
                            <w:rPr>
                              <w:rFonts w:ascii="Cambria Math" w:hAnsi="Cambria Math"/>
                            </w:rPr>
                          </w:rPrChange>
                        </w:rPr>
                      </w:ins>
                    </m:ctrlPr>
                  </m:sub>
                </m:sSub>
                <m:sSub>
                  <m:sSubPr>
                    <m:ctrlPr>
                      <w:ins w:id="226" w:author="Gibran Hemani" w:date="2020-01-22T16:11:00Z">
                        <w:rPr>
                          <w:rFonts w:ascii="Cambria Math" w:hAnsi="Cambria Math"/>
                          <w:rPrChange w:id="227" w:author="Gibran Hemani" w:date="2020-01-22T16:30:00Z">
                            <w:rPr>
                              <w:rFonts w:ascii="Cambria Math" w:hAnsi="Cambria Math"/>
                            </w:rPr>
                          </w:rPrChange>
                        </w:rPr>
                      </w:ins>
                    </m:ctrlPr>
                  </m:sSubPr>
                  <m:e>
                    <m:r>
                      <w:rPr>
                        <w:rFonts w:ascii="Cambria Math" w:hAnsi="Cambria Math"/>
                        <w:rPrChange w:id="228" w:author="Gibran Hemani" w:date="2020-01-22T16:30:00Z">
                          <w:rPr>
                            <w:rFonts w:ascii="Cambria Math" w:hAnsi="Cambria Math"/>
                          </w:rPr>
                        </w:rPrChange>
                      </w:rPr>
                      <m:t>p</m:t>
                    </m:r>
                  </m:e>
                  <m:sub>
                    <m:r>
                      <w:rPr>
                        <w:rFonts w:ascii="Cambria Math" w:hAnsi="Cambria Math"/>
                        <w:rPrChange w:id="229" w:author="Gibran Hemani" w:date="2020-01-22T16:30:00Z">
                          <w:rPr>
                            <w:rFonts w:ascii="Cambria Math" w:hAnsi="Cambria Math"/>
                          </w:rPr>
                        </w:rPrChange>
                      </w:rPr>
                      <m:t>2</m:t>
                    </m:r>
                  </m:sub>
                </m:sSub>
                <m:sSub>
                  <m:sSubPr>
                    <m:ctrlPr>
                      <w:ins w:id="230" w:author="Gibran Hemani" w:date="2020-01-22T16:11:00Z">
                        <w:rPr>
                          <w:rFonts w:ascii="Cambria Math" w:hAnsi="Cambria Math"/>
                          <w:rPrChange w:id="231" w:author="Gibran Hemani" w:date="2020-01-22T16:30:00Z">
                            <w:rPr>
                              <w:rFonts w:ascii="Cambria Math" w:hAnsi="Cambria Math"/>
                            </w:rPr>
                          </w:rPrChange>
                        </w:rPr>
                      </w:ins>
                    </m:ctrlPr>
                  </m:sSubPr>
                  <m:e>
                    <m:r>
                      <w:rPr>
                        <w:rFonts w:ascii="Cambria Math" w:hAnsi="Cambria Math"/>
                        <w:rPrChange w:id="232" w:author="Gibran Hemani" w:date="2020-01-22T16:30:00Z">
                          <w:rPr>
                            <w:rFonts w:ascii="Cambria Math" w:hAnsi="Cambria Math"/>
                          </w:rPr>
                        </w:rPrChange>
                      </w:rPr>
                      <m:t>p</m:t>
                    </m:r>
                  </m:e>
                  <m:sub>
                    <m:r>
                      <w:rPr>
                        <w:rFonts w:ascii="Cambria Math" w:hAnsi="Cambria Math"/>
                        <w:rPrChange w:id="233" w:author="Gibran Hemani" w:date="2020-01-22T16:30:00Z">
                          <w:rPr>
                            <w:rFonts w:ascii="Cambria Math" w:hAnsi="Cambria Math"/>
                          </w:rPr>
                        </w:rPrChange>
                      </w:rPr>
                      <m:t>3</m:t>
                    </m:r>
                  </m:sub>
                </m:sSub>
                <m:ctrlPr>
                  <w:ins w:id="234" w:author="Gibran Hemani" w:date="2020-01-22T16:11:00Z">
                    <w:rPr>
                      <w:rFonts w:ascii="Cambria Math" w:hAnsi="Cambria Math"/>
                      <w:rPrChange w:id="235" w:author="Gibran Hemani" w:date="2020-01-22T16:30:00Z">
                        <w:rPr>
                          <w:rFonts w:ascii="Cambria Math" w:hAnsi="Cambria Math"/>
                        </w:rPr>
                      </w:rPrChange>
                    </w:rPr>
                  </w:ins>
                </m:ctrlPr>
              </m:e>
            </m:mr>
            <m:mr>
              <m:e>
                <m:ctrlPr>
                  <w:ins w:id="236" w:author="Gibran Hemani" w:date="2020-01-22T16:11:00Z">
                    <w:rPr>
                      <w:rFonts w:ascii="Cambria Math" w:hAnsi="Cambria Math"/>
                      <w:rPrChange w:id="237" w:author="Gibran Hemani" w:date="2020-01-22T16:30:00Z">
                        <w:rPr>
                          <w:rFonts w:ascii="Cambria Math" w:hAnsi="Cambria Math"/>
                        </w:rPr>
                      </w:rPrChange>
                    </w:rPr>
                  </w:ins>
                </m:ctrlPr>
              </m:e>
              <m:e>
                <m:r>
                  <w:rPr>
                    <w:rFonts w:ascii="Cambria Math" w:hAnsi="Cambria Math"/>
                    <w:rPrChange w:id="238" w:author="Gibran Hemani" w:date="2020-01-22T16:30:00Z">
                      <w:rPr>
                        <w:rFonts w:ascii="Cambria Math" w:hAnsi="Cambria Math"/>
                      </w:rPr>
                    </w:rPrChange>
                  </w:rPr>
                  <m:t>=</m:t>
                </m:r>
                <m:sSub>
                  <m:sSubPr>
                    <m:ctrlPr>
                      <w:ins w:id="239" w:author="Gibran Hemani" w:date="2020-01-22T16:11:00Z">
                        <w:rPr>
                          <w:rFonts w:ascii="Cambria Math" w:hAnsi="Cambria Math"/>
                          <w:rPrChange w:id="240" w:author="Gibran Hemani" w:date="2020-01-22T16:30:00Z">
                            <w:rPr>
                              <w:rFonts w:ascii="Cambria Math" w:hAnsi="Cambria Math"/>
                            </w:rPr>
                          </w:rPrChange>
                        </w:rPr>
                      </w:ins>
                    </m:ctrlPr>
                  </m:sSubPr>
                  <m:e>
                    <m:r>
                      <w:rPr>
                        <w:rFonts w:ascii="Cambria Math" w:hAnsi="Cambria Math"/>
                        <w:rPrChange w:id="241" w:author="Gibran Hemani" w:date="2020-01-22T16:30:00Z">
                          <w:rPr>
                            <w:rFonts w:ascii="Cambria Math" w:hAnsi="Cambria Math"/>
                          </w:rPr>
                        </w:rPrChange>
                      </w:rPr>
                      <m:t>p</m:t>
                    </m:r>
                  </m:e>
                  <m:sub>
                    <m:r>
                      <w:rPr>
                        <w:rFonts w:ascii="Cambria Math" w:hAnsi="Cambria Math"/>
                        <w:rPrChange w:id="242" w:author="Gibran Hemani" w:date="2020-01-22T16:30:00Z">
                          <w:rPr>
                            <w:rFonts w:ascii="Cambria Math" w:hAnsi="Cambria Math"/>
                          </w:rPr>
                        </w:rPrChange>
                      </w:rPr>
                      <m:t>3</m:t>
                    </m:r>
                  </m:sub>
                </m:sSub>
                <m:sSub>
                  <m:sSubPr>
                    <m:ctrlPr>
                      <w:ins w:id="243" w:author="Gibran Hemani" w:date="2020-01-22T16:11:00Z">
                        <w:rPr>
                          <w:rFonts w:ascii="Cambria Math" w:hAnsi="Cambria Math"/>
                          <w:rPrChange w:id="244" w:author="Gibran Hemani" w:date="2020-01-22T16:30:00Z">
                            <w:rPr>
                              <w:rFonts w:ascii="Cambria Math" w:hAnsi="Cambria Math"/>
                            </w:rPr>
                          </w:rPrChange>
                        </w:rPr>
                      </w:ins>
                    </m:ctrlPr>
                  </m:sSubPr>
                  <m:e>
                    <m:r>
                      <w:rPr>
                        <w:rFonts w:ascii="Cambria Math" w:hAnsi="Cambria Math"/>
                        <w:rPrChange w:id="245" w:author="Gibran Hemani" w:date="2020-01-22T16:30:00Z">
                          <w:rPr>
                            <w:rFonts w:ascii="Cambria Math" w:hAnsi="Cambria Math"/>
                          </w:rPr>
                        </w:rPrChange>
                      </w:rPr>
                      <m:t>p</m:t>
                    </m:r>
                  </m:e>
                  <m:sub>
                    <m:r>
                      <w:rPr>
                        <w:rFonts w:ascii="Cambria Math" w:hAnsi="Cambria Math"/>
                        <w:rPrChange w:id="246" w:author="Gibran Hemani" w:date="2020-01-22T16:30:00Z">
                          <w:rPr>
                            <w:rFonts w:ascii="Cambria Math" w:hAnsi="Cambria Math"/>
                          </w:rPr>
                        </w:rPrChange>
                      </w:rPr>
                      <m:t>1</m:t>
                    </m:r>
                  </m:sub>
                </m:sSub>
                <m:sSub>
                  <m:sSubPr>
                    <m:ctrlPr>
                      <w:ins w:id="247" w:author="Gibran Hemani" w:date="2020-01-22T16:11:00Z">
                        <w:rPr>
                          <w:rFonts w:ascii="Cambria Math" w:hAnsi="Cambria Math"/>
                          <w:rPrChange w:id="248" w:author="Gibran Hemani" w:date="2020-01-22T16:30:00Z">
                            <w:rPr>
                              <w:rFonts w:ascii="Cambria Math" w:hAnsi="Cambria Math"/>
                            </w:rPr>
                          </w:rPrChange>
                        </w:rPr>
                      </w:ins>
                    </m:ctrlPr>
                  </m:sSubPr>
                  <m:e>
                    <m:r>
                      <w:rPr>
                        <w:rFonts w:ascii="Cambria Math" w:hAnsi="Cambria Math"/>
                        <w:rPrChange w:id="249" w:author="Gibran Hemani" w:date="2020-01-22T16:30:00Z">
                          <w:rPr>
                            <w:rFonts w:ascii="Cambria Math" w:hAnsi="Cambria Math"/>
                          </w:rPr>
                        </w:rPrChange>
                      </w:rPr>
                      <m:t>p</m:t>
                    </m:r>
                  </m:e>
                  <m:sub>
                    <m:r>
                      <w:rPr>
                        <w:rFonts w:ascii="Cambria Math" w:hAnsi="Cambria Math"/>
                        <w:rPrChange w:id="250" w:author="Gibran Hemani" w:date="2020-01-22T16:30:00Z">
                          <w:rPr>
                            <w:rFonts w:ascii="Cambria Math" w:hAnsi="Cambria Math"/>
                          </w:rPr>
                        </w:rPrChange>
                      </w:rPr>
                      <m:t>2</m:t>
                    </m:r>
                  </m:sub>
                </m:sSub>
                <m:r>
                  <w:rPr>
                    <w:rFonts w:ascii="Cambria Math" w:hAnsi="Cambria Math"/>
                    <w:rPrChange w:id="251" w:author="Gibran Hemani" w:date="2020-01-22T16:30:00Z">
                      <w:rPr>
                        <w:rFonts w:ascii="Cambria Math" w:hAnsi="Cambria Math"/>
                      </w:rPr>
                    </w:rPrChange>
                  </w:rPr>
                  <m:t>+</m:t>
                </m:r>
                <m:sSub>
                  <m:sSubPr>
                    <m:ctrlPr>
                      <w:ins w:id="252" w:author="Gibran Hemani" w:date="2020-01-22T16:11:00Z">
                        <w:rPr>
                          <w:rFonts w:ascii="Cambria Math" w:hAnsi="Cambria Math"/>
                          <w:rPrChange w:id="253" w:author="Gibran Hemani" w:date="2020-01-22T16:30:00Z">
                            <w:rPr>
                              <w:rFonts w:ascii="Cambria Math" w:hAnsi="Cambria Math"/>
                            </w:rPr>
                          </w:rPrChange>
                        </w:rPr>
                      </w:ins>
                    </m:ctrlPr>
                  </m:sSubPr>
                  <m:e>
                    <m:r>
                      <w:rPr>
                        <w:rFonts w:ascii="Cambria Math" w:hAnsi="Cambria Math"/>
                        <w:rPrChange w:id="254" w:author="Gibran Hemani" w:date="2020-01-22T16:30:00Z">
                          <w:rPr>
                            <w:rFonts w:ascii="Cambria Math" w:hAnsi="Cambria Math"/>
                          </w:rPr>
                        </w:rPrChange>
                      </w:rPr>
                      <m:t>p</m:t>
                    </m:r>
                  </m:e>
                  <m:sub>
                    <m:r>
                      <w:rPr>
                        <w:rFonts w:ascii="Cambria Math" w:hAnsi="Cambria Math"/>
                        <w:rPrChange w:id="255" w:author="Gibran Hemani" w:date="2020-01-22T16:30:00Z">
                          <w:rPr>
                            <w:rFonts w:ascii="Cambria Math" w:hAnsi="Cambria Math"/>
                          </w:rPr>
                        </w:rPrChange>
                      </w:rPr>
                      <m:t>3</m:t>
                    </m:r>
                  </m:sub>
                </m:sSub>
                <m:r>
                  <w:rPr>
                    <w:rFonts w:ascii="Cambria Math" w:hAnsi="Cambria Math"/>
                    <w:rPrChange w:id="256" w:author="Gibran Hemani" w:date="2020-01-22T16:30:00Z">
                      <w:rPr>
                        <w:rFonts w:ascii="Cambria Math" w:hAnsi="Cambria Math"/>
                      </w:rPr>
                    </w:rPrChange>
                  </w:rPr>
                  <m:t>D-</m:t>
                </m:r>
                <m:sSub>
                  <m:sSubPr>
                    <m:ctrlPr>
                      <w:ins w:id="257" w:author="Gibran Hemani" w:date="2020-01-22T16:11:00Z">
                        <w:rPr>
                          <w:rFonts w:ascii="Cambria Math" w:hAnsi="Cambria Math"/>
                          <w:rPrChange w:id="258" w:author="Gibran Hemani" w:date="2020-01-22T16:30:00Z">
                            <w:rPr>
                              <w:rFonts w:ascii="Cambria Math" w:hAnsi="Cambria Math"/>
                            </w:rPr>
                          </w:rPrChange>
                        </w:rPr>
                      </w:ins>
                    </m:ctrlPr>
                  </m:sSubPr>
                  <m:e>
                    <m:r>
                      <w:rPr>
                        <w:rFonts w:ascii="Cambria Math" w:hAnsi="Cambria Math"/>
                        <w:rPrChange w:id="259" w:author="Gibran Hemani" w:date="2020-01-22T16:30:00Z">
                          <w:rPr>
                            <w:rFonts w:ascii="Cambria Math" w:hAnsi="Cambria Math"/>
                          </w:rPr>
                        </w:rPrChange>
                      </w:rPr>
                      <m:t>p</m:t>
                    </m:r>
                  </m:e>
                  <m:sub>
                    <m:r>
                      <w:rPr>
                        <w:rFonts w:ascii="Cambria Math" w:hAnsi="Cambria Math"/>
                        <w:rPrChange w:id="260" w:author="Gibran Hemani" w:date="2020-01-22T16:30:00Z">
                          <w:rPr>
                            <w:rFonts w:ascii="Cambria Math" w:hAnsi="Cambria Math"/>
                          </w:rPr>
                        </w:rPrChange>
                      </w:rPr>
                      <m:t>1</m:t>
                    </m:r>
                  </m:sub>
                </m:sSub>
                <m:sSub>
                  <m:sSubPr>
                    <m:ctrlPr>
                      <w:ins w:id="261" w:author="Gibran Hemani" w:date="2020-01-22T16:11:00Z">
                        <w:rPr>
                          <w:rFonts w:ascii="Cambria Math" w:hAnsi="Cambria Math"/>
                          <w:rPrChange w:id="262" w:author="Gibran Hemani" w:date="2020-01-22T16:30:00Z">
                            <w:rPr>
                              <w:rFonts w:ascii="Cambria Math" w:hAnsi="Cambria Math"/>
                            </w:rPr>
                          </w:rPrChange>
                        </w:rPr>
                      </w:ins>
                    </m:ctrlPr>
                  </m:sSubPr>
                  <m:e>
                    <m:r>
                      <w:rPr>
                        <w:rFonts w:ascii="Cambria Math" w:hAnsi="Cambria Math"/>
                        <w:rPrChange w:id="263" w:author="Gibran Hemani" w:date="2020-01-22T16:30:00Z">
                          <w:rPr>
                            <w:rFonts w:ascii="Cambria Math" w:hAnsi="Cambria Math"/>
                          </w:rPr>
                        </w:rPrChange>
                      </w:rPr>
                      <m:t>p</m:t>
                    </m:r>
                  </m:e>
                  <m:sub>
                    <m:r>
                      <w:rPr>
                        <w:rFonts w:ascii="Cambria Math" w:hAnsi="Cambria Math"/>
                        <w:rPrChange w:id="264" w:author="Gibran Hemani" w:date="2020-01-22T16:30:00Z">
                          <w:rPr>
                            <w:rFonts w:ascii="Cambria Math" w:hAnsi="Cambria Math"/>
                          </w:rPr>
                        </w:rPrChange>
                      </w:rPr>
                      <m:t>2</m:t>
                    </m:r>
                  </m:sub>
                </m:sSub>
                <m:sSub>
                  <m:sSubPr>
                    <m:ctrlPr>
                      <w:ins w:id="265" w:author="Gibran Hemani" w:date="2020-01-22T16:11:00Z">
                        <w:rPr>
                          <w:rFonts w:ascii="Cambria Math" w:hAnsi="Cambria Math"/>
                          <w:rPrChange w:id="266" w:author="Gibran Hemani" w:date="2020-01-22T16:30:00Z">
                            <w:rPr>
                              <w:rFonts w:ascii="Cambria Math" w:hAnsi="Cambria Math"/>
                            </w:rPr>
                          </w:rPrChange>
                        </w:rPr>
                      </w:ins>
                    </m:ctrlPr>
                  </m:sSubPr>
                  <m:e>
                    <m:r>
                      <w:rPr>
                        <w:rFonts w:ascii="Cambria Math" w:hAnsi="Cambria Math"/>
                        <w:rPrChange w:id="267" w:author="Gibran Hemani" w:date="2020-01-22T16:30:00Z">
                          <w:rPr>
                            <w:rFonts w:ascii="Cambria Math" w:hAnsi="Cambria Math"/>
                          </w:rPr>
                        </w:rPrChange>
                      </w:rPr>
                      <m:t>p</m:t>
                    </m:r>
                  </m:e>
                  <m:sub>
                    <m:r>
                      <w:rPr>
                        <w:rFonts w:ascii="Cambria Math" w:hAnsi="Cambria Math"/>
                        <w:rPrChange w:id="268" w:author="Gibran Hemani" w:date="2020-01-22T16:30:00Z">
                          <w:rPr>
                            <w:rFonts w:ascii="Cambria Math" w:hAnsi="Cambria Math"/>
                          </w:rPr>
                        </w:rPrChange>
                      </w:rPr>
                      <m:t>3</m:t>
                    </m:r>
                  </m:sub>
                </m:sSub>
                <m:ctrlPr>
                  <w:ins w:id="269" w:author="Gibran Hemani" w:date="2020-01-22T16:11:00Z">
                    <w:rPr>
                      <w:rFonts w:ascii="Cambria Math" w:hAnsi="Cambria Math"/>
                      <w:rPrChange w:id="270" w:author="Gibran Hemani" w:date="2020-01-22T16:30:00Z">
                        <w:rPr>
                          <w:rFonts w:ascii="Cambria Math" w:hAnsi="Cambria Math"/>
                        </w:rPr>
                      </w:rPrChange>
                    </w:rPr>
                  </w:ins>
                </m:ctrlPr>
              </m:e>
            </m:mr>
            <m:mr>
              <m:e>
                <m:ctrlPr>
                  <w:ins w:id="271" w:author="Gibran Hemani" w:date="2020-01-22T16:11:00Z">
                    <w:rPr>
                      <w:rFonts w:ascii="Cambria Math" w:hAnsi="Cambria Math"/>
                      <w:rPrChange w:id="272" w:author="Gibran Hemani" w:date="2020-01-22T16:30:00Z">
                        <w:rPr>
                          <w:rFonts w:ascii="Cambria Math" w:hAnsi="Cambria Math"/>
                        </w:rPr>
                      </w:rPrChange>
                    </w:rPr>
                  </w:ins>
                </m:ctrlPr>
              </m:e>
              <m:e>
                <m:r>
                  <w:rPr>
                    <w:rFonts w:ascii="Cambria Math" w:hAnsi="Cambria Math"/>
                    <w:rPrChange w:id="273" w:author="Gibran Hemani" w:date="2020-01-22T16:30:00Z">
                      <w:rPr>
                        <w:rFonts w:ascii="Cambria Math" w:hAnsi="Cambria Math"/>
                      </w:rPr>
                    </w:rPrChange>
                  </w:rPr>
                  <m:t>=</m:t>
                </m:r>
                <m:sSub>
                  <m:sSubPr>
                    <m:ctrlPr>
                      <w:ins w:id="274" w:author="Gibran Hemani" w:date="2020-01-22T16:11:00Z">
                        <w:rPr>
                          <w:rFonts w:ascii="Cambria Math" w:hAnsi="Cambria Math"/>
                          <w:rPrChange w:id="275" w:author="Gibran Hemani" w:date="2020-01-22T16:30:00Z">
                            <w:rPr>
                              <w:rFonts w:ascii="Cambria Math" w:hAnsi="Cambria Math"/>
                            </w:rPr>
                          </w:rPrChange>
                        </w:rPr>
                      </w:ins>
                    </m:ctrlPr>
                  </m:sSubPr>
                  <m:e>
                    <m:r>
                      <w:rPr>
                        <w:rFonts w:ascii="Cambria Math" w:hAnsi="Cambria Math"/>
                        <w:rPrChange w:id="276" w:author="Gibran Hemani" w:date="2020-01-22T16:30:00Z">
                          <w:rPr>
                            <w:rFonts w:ascii="Cambria Math" w:hAnsi="Cambria Math"/>
                          </w:rPr>
                        </w:rPrChange>
                      </w:rPr>
                      <m:t>p</m:t>
                    </m:r>
                  </m:e>
                  <m:sub>
                    <m:r>
                      <w:rPr>
                        <w:rFonts w:ascii="Cambria Math" w:hAnsi="Cambria Math"/>
                        <w:rPrChange w:id="277" w:author="Gibran Hemani" w:date="2020-01-22T16:30:00Z">
                          <w:rPr>
                            <w:rFonts w:ascii="Cambria Math" w:hAnsi="Cambria Math"/>
                          </w:rPr>
                        </w:rPrChange>
                      </w:rPr>
                      <m:t>3</m:t>
                    </m:r>
                  </m:sub>
                </m:sSub>
                <m:r>
                  <w:rPr>
                    <w:rFonts w:ascii="Cambria Math" w:hAnsi="Cambria Math"/>
                    <w:rPrChange w:id="278" w:author="Gibran Hemani" w:date="2020-01-22T16:30:00Z">
                      <w:rPr>
                        <w:rFonts w:ascii="Cambria Math" w:hAnsi="Cambria Math"/>
                      </w:rPr>
                    </w:rPrChange>
                  </w:rPr>
                  <m:t>(</m:t>
                </m:r>
                <m:sSub>
                  <m:sSubPr>
                    <m:ctrlPr>
                      <w:ins w:id="279" w:author="Gibran Hemani" w:date="2020-01-22T16:11:00Z">
                        <w:rPr>
                          <w:rFonts w:ascii="Cambria Math" w:hAnsi="Cambria Math"/>
                          <w:rPrChange w:id="280" w:author="Gibran Hemani" w:date="2020-01-22T16:30:00Z">
                            <w:rPr>
                              <w:rFonts w:ascii="Cambria Math" w:hAnsi="Cambria Math"/>
                            </w:rPr>
                          </w:rPrChange>
                        </w:rPr>
                      </w:ins>
                    </m:ctrlPr>
                  </m:sSubPr>
                  <m:e>
                    <m:r>
                      <w:rPr>
                        <w:rFonts w:ascii="Cambria Math" w:hAnsi="Cambria Math"/>
                        <w:rPrChange w:id="281" w:author="Gibran Hemani" w:date="2020-01-22T16:30:00Z">
                          <w:rPr>
                            <w:rFonts w:ascii="Cambria Math" w:hAnsi="Cambria Math"/>
                          </w:rPr>
                        </w:rPrChange>
                      </w:rPr>
                      <m:t>p</m:t>
                    </m:r>
                  </m:e>
                  <m:sub>
                    <m:r>
                      <w:rPr>
                        <w:rFonts w:ascii="Cambria Math" w:hAnsi="Cambria Math"/>
                        <w:rPrChange w:id="282" w:author="Gibran Hemani" w:date="2020-01-22T16:30:00Z">
                          <w:rPr>
                            <w:rFonts w:ascii="Cambria Math" w:hAnsi="Cambria Math"/>
                          </w:rPr>
                        </w:rPrChange>
                      </w:rPr>
                      <m:t>1</m:t>
                    </m:r>
                  </m:sub>
                </m:sSub>
                <m:sSub>
                  <m:sSubPr>
                    <m:ctrlPr>
                      <w:ins w:id="283" w:author="Gibran Hemani" w:date="2020-01-22T16:11:00Z">
                        <w:rPr>
                          <w:rFonts w:ascii="Cambria Math" w:hAnsi="Cambria Math"/>
                          <w:rPrChange w:id="284" w:author="Gibran Hemani" w:date="2020-01-22T16:30:00Z">
                            <w:rPr>
                              <w:rFonts w:ascii="Cambria Math" w:hAnsi="Cambria Math"/>
                            </w:rPr>
                          </w:rPrChange>
                        </w:rPr>
                      </w:ins>
                    </m:ctrlPr>
                  </m:sSubPr>
                  <m:e>
                    <m:r>
                      <w:rPr>
                        <w:rFonts w:ascii="Cambria Math" w:hAnsi="Cambria Math"/>
                        <w:rPrChange w:id="285" w:author="Gibran Hemani" w:date="2020-01-22T16:30:00Z">
                          <w:rPr>
                            <w:rFonts w:ascii="Cambria Math" w:hAnsi="Cambria Math"/>
                          </w:rPr>
                        </w:rPrChange>
                      </w:rPr>
                      <m:t>p</m:t>
                    </m:r>
                  </m:e>
                  <m:sub>
                    <m:r>
                      <w:rPr>
                        <w:rFonts w:ascii="Cambria Math" w:hAnsi="Cambria Math"/>
                        <w:rPrChange w:id="286" w:author="Gibran Hemani" w:date="2020-01-22T16:30:00Z">
                          <w:rPr>
                            <w:rFonts w:ascii="Cambria Math" w:hAnsi="Cambria Math"/>
                          </w:rPr>
                        </w:rPrChange>
                      </w:rPr>
                      <m:t>2</m:t>
                    </m:r>
                  </m:sub>
                </m:sSub>
                <m:r>
                  <w:rPr>
                    <w:rFonts w:ascii="Cambria Math" w:hAnsi="Cambria Math"/>
                    <w:rPrChange w:id="287" w:author="Gibran Hemani" w:date="2020-01-22T16:30:00Z">
                      <w:rPr>
                        <w:rFonts w:ascii="Cambria Math" w:hAnsi="Cambria Math"/>
                      </w:rPr>
                    </w:rPrChange>
                  </w:rPr>
                  <m:t>+D-</m:t>
                </m:r>
                <m:sSub>
                  <m:sSubPr>
                    <m:ctrlPr>
                      <w:ins w:id="288" w:author="Gibran Hemani" w:date="2020-01-22T16:11:00Z">
                        <w:rPr>
                          <w:rFonts w:ascii="Cambria Math" w:hAnsi="Cambria Math"/>
                          <w:rPrChange w:id="289" w:author="Gibran Hemani" w:date="2020-01-22T16:30:00Z">
                            <w:rPr>
                              <w:rFonts w:ascii="Cambria Math" w:hAnsi="Cambria Math"/>
                            </w:rPr>
                          </w:rPrChange>
                        </w:rPr>
                      </w:ins>
                    </m:ctrlPr>
                  </m:sSubPr>
                  <m:e>
                    <m:r>
                      <w:rPr>
                        <w:rFonts w:ascii="Cambria Math" w:hAnsi="Cambria Math"/>
                        <w:rPrChange w:id="290" w:author="Gibran Hemani" w:date="2020-01-22T16:30:00Z">
                          <w:rPr>
                            <w:rFonts w:ascii="Cambria Math" w:hAnsi="Cambria Math"/>
                          </w:rPr>
                        </w:rPrChange>
                      </w:rPr>
                      <m:t>p</m:t>
                    </m:r>
                  </m:e>
                  <m:sub>
                    <m:r>
                      <w:rPr>
                        <w:rFonts w:ascii="Cambria Math" w:hAnsi="Cambria Math"/>
                        <w:rPrChange w:id="291" w:author="Gibran Hemani" w:date="2020-01-22T16:30:00Z">
                          <w:rPr>
                            <w:rFonts w:ascii="Cambria Math" w:hAnsi="Cambria Math"/>
                          </w:rPr>
                        </w:rPrChange>
                      </w:rPr>
                      <m:t>1</m:t>
                    </m:r>
                  </m:sub>
                </m:sSub>
                <m:sSub>
                  <m:sSubPr>
                    <m:ctrlPr>
                      <w:ins w:id="292" w:author="Gibran Hemani" w:date="2020-01-22T16:11:00Z">
                        <w:rPr>
                          <w:rFonts w:ascii="Cambria Math" w:hAnsi="Cambria Math"/>
                          <w:rPrChange w:id="293" w:author="Gibran Hemani" w:date="2020-01-22T16:30:00Z">
                            <w:rPr>
                              <w:rFonts w:ascii="Cambria Math" w:hAnsi="Cambria Math"/>
                            </w:rPr>
                          </w:rPrChange>
                        </w:rPr>
                      </w:ins>
                    </m:ctrlPr>
                  </m:sSubPr>
                  <m:e>
                    <m:r>
                      <w:rPr>
                        <w:rFonts w:ascii="Cambria Math" w:hAnsi="Cambria Math"/>
                        <w:rPrChange w:id="294" w:author="Gibran Hemani" w:date="2020-01-22T16:30:00Z">
                          <w:rPr>
                            <w:rFonts w:ascii="Cambria Math" w:hAnsi="Cambria Math"/>
                          </w:rPr>
                        </w:rPrChange>
                      </w:rPr>
                      <m:t>p</m:t>
                    </m:r>
                  </m:e>
                  <m:sub>
                    <m:r>
                      <w:rPr>
                        <w:rFonts w:ascii="Cambria Math" w:hAnsi="Cambria Math"/>
                        <w:rPrChange w:id="295" w:author="Gibran Hemani" w:date="2020-01-22T16:30:00Z">
                          <w:rPr>
                            <w:rFonts w:ascii="Cambria Math" w:hAnsi="Cambria Math"/>
                          </w:rPr>
                        </w:rPrChange>
                      </w:rPr>
                      <m:t>2</m:t>
                    </m:r>
                  </m:sub>
                </m:sSub>
                <m:ctrlPr>
                  <w:ins w:id="296" w:author="Gibran Hemani" w:date="2020-01-22T16:11:00Z">
                    <w:rPr>
                      <w:rFonts w:ascii="Cambria Math" w:hAnsi="Cambria Math"/>
                      <w:rPrChange w:id="297" w:author="Gibran Hemani" w:date="2020-01-22T16:30:00Z">
                        <w:rPr>
                          <w:rFonts w:ascii="Cambria Math" w:hAnsi="Cambria Math"/>
                        </w:rPr>
                      </w:rPrChange>
                    </w:rPr>
                  </w:ins>
                </m:ctrlPr>
              </m:e>
            </m:mr>
            <m:mr>
              <m:e>
                <m:ctrlPr>
                  <w:ins w:id="298" w:author="Gibran Hemani" w:date="2020-01-22T16:11:00Z">
                    <w:rPr>
                      <w:rFonts w:ascii="Cambria Math" w:hAnsi="Cambria Math"/>
                      <w:rPrChange w:id="299" w:author="Gibran Hemani" w:date="2020-01-22T16:30:00Z">
                        <w:rPr>
                          <w:rFonts w:ascii="Cambria Math" w:hAnsi="Cambria Math"/>
                        </w:rPr>
                      </w:rPrChange>
                    </w:rPr>
                  </w:ins>
                </m:ctrlPr>
              </m:e>
              <m:e>
                <m:r>
                  <w:rPr>
                    <w:rFonts w:ascii="Cambria Math" w:hAnsi="Cambria Math"/>
                    <w:rPrChange w:id="300" w:author="Gibran Hemani" w:date="2020-01-22T16:30:00Z">
                      <w:rPr>
                        <w:rFonts w:ascii="Cambria Math" w:hAnsi="Cambria Math"/>
                      </w:rPr>
                    </w:rPrChange>
                  </w:rPr>
                  <m:t>=</m:t>
                </m:r>
                <m:sSub>
                  <m:sSubPr>
                    <m:ctrlPr>
                      <w:ins w:id="301" w:author="Gibran Hemani" w:date="2020-01-22T16:11:00Z">
                        <w:rPr>
                          <w:rFonts w:ascii="Cambria Math" w:hAnsi="Cambria Math"/>
                          <w:rPrChange w:id="302" w:author="Gibran Hemani" w:date="2020-01-22T16:30:00Z">
                            <w:rPr>
                              <w:rFonts w:ascii="Cambria Math" w:hAnsi="Cambria Math"/>
                            </w:rPr>
                          </w:rPrChange>
                        </w:rPr>
                      </w:ins>
                    </m:ctrlPr>
                  </m:sSubPr>
                  <m:e>
                    <m:r>
                      <w:rPr>
                        <w:rFonts w:ascii="Cambria Math" w:hAnsi="Cambria Math"/>
                        <w:rPrChange w:id="303" w:author="Gibran Hemani" w:date="2020-01-22T16:30:00Z">
                          <w:rPr>
                            <w:rFonts w:ascii="Cambria Math" w:hAnsi="Cambria Math"/>
                          </w:rPr>
                        </w:rPrChange>
                      </w:rPr>
                      <m:t>p</m:t>
                    </m:r>
                  </m:e>
                  <m:sub>
                    <m:r>
                      <w:rPr>
                        <w:rFonts w:ascii="Cambria Math" w:hAnsi="Cambria Math"/>
                        <w:rPrChange w:id="304" w:author="Gibran Hemani" w:date="2020-01-22T16:30:00Z">
                          <w:rPr>
                            <w:rFonts w:ascii="Cambria Math" w:hAnsi="Cambria Math"/>
                          </w:rPr>
                        </w:rPrChange>
                      </w:rPr>
                      <m:t>3</m:t>
                    </m:r>
                  </m:sub>
                </m:sSub>
                <m:r>
                  <w:rPr>
                    <w:rFonts w:ascii="Cambria Math" w:hAnsi="Cambria Math"/>
                    <w:rPrChange w:id="305" w:author="Gibran Hemani" w:date="2020-01-22T16:30:00Z">
                      <w:rPr>
                        <w:rFonts w:ascii="Cambria Math" w:hAnsi="Cambria Math"/>
                      </w:rPr>
                    </w:rPrChange>
                  </w:rPr>
                  <m:t>D</m:t>
                </m:r>
                <m:ctrlPr>
                  <w:ins w:id="306" w:author="Gibran Hemani" w:date="2020-01-22T16:11:00Z">
                    <w:rPr>
                      <w:rFonts w:ascii="Cambria Math" w:hAnsi="Cambria Math"/>
                      <w:rPrChange w:id="307" w:author="Gibran Hemani" w:date="2020-01-22T16:30:00Z">
                        <w:rPr>
                          <w:rFonts w:ascii="Cambria Math" w:hAnsi="Cambria Math"/>
                        </w:rPr>
                      </w:rPrChange>
                    </w:rPr>
                  </w:ins>
                </m:ctrlPr>
              </m:e>
            </m:mr>
          </m:m>
          <w:commentRangeEnd w:id="116"/>
          <m:r>
            <m:rPr>
              <m:sty m:val="p"/>
            </m:rPr>
            <w:rPr>
              <w:rStyle w:val="CommentReference"/>
              <w:rFonts w:ascii="Cambria Math" w:hAnsi="Cambria Math"/>
              <w:rPrChange w:id="308" w:author="Gibran Hemani" w:date="2020-01-22T16:30:00Z">
                <w:rPr>
                  <w:rStyle w:val="CommentReference"/>
                </w:rPr>
              </w:rPrChange>
            </w:rPr>
            <w:commentReference w:id="116"/>
          </m:r>
        </m:oMath>
      </m:oMathPara>
    </w:p>
    <w:p w14:paraId="211B57C6" w14:textId="55D0EF16" w:rsidR="00C5195D" w:rsidRDefault="004D109F">
      <w:pPr>
        <w:pStyle w:val="FirstParagraph"/>
      </w:pPr>
      <w:ins w:id="309" w:author="PMV" w:date="2020-01-17T14:47:00Z">
        <w:r>
          <w:t>Therefore, the allele</w:t>
        </w:r>
      </w:ins>
      <w:ins w:id="310" w:author="PMV" w:date="2020-01-17T14:49:00Z">
        <w:r>
          <w:t xml:space="preserve"> dosage (0, 1)</w:t>
        </w:r>
      </w:ins>
      <w:ins w:id="311" w:author="PMV" w:date="2020-01-17T14:47:00Z">
        <w:r>
          <w:t xml:space="preserve"> at the causal locus 1 is correlated with the </w:t>
        </w:r>
      </w:ins>
      <w:ins w:id="312" w:author="PMV" w:date="2020-01-17T14:48:00Z">
        <w:r>
          <w:t>interaction term</w:t>
        </w:r>
      </w:ins>
      <w:ins w:id="313" w:author="PMV" w:date="2020-01-17T14:49:00Z">
        <w:r>
          <w:t xml:space="preserve"> </w:t>
        </w:r>
      </w:ins>
      <w:ins w:id="314" w:author="PMV" w:date="2020-01-17T14:48:00Z">
        <w:r>
          <w:t>between the</w:t>
        </w:r>
      </w:ins>
      <w:ins w:id="315" w:author="PMV" w:date="2020-01-17T14:50:00Z">
        <w:r w:rsidR="00442CD0">
          <w:t xml:space="preserve"> allelic dosage of the</w:t>
        </w:r>
      </w:ins>
      <w:ins w:id="316" w:author="PMV" w:date="2020-01-17T14:48:00Z">
        <w:r>
          <w:t xml:space="preserve"> uncorrelated loci 2 and 3. </w:t>
        </w:r>
      </w:ins>
      <w:r w:rsidR="00EE1D21">
        <w:t xml:space="preserve">This explains how a </w:t>
      </w:r>
      <w:r w:rsidR="00EE1D21" w:rsidRPr="00A77B67">
        <w:rPr>
          <w:i/>
        </w:rPr>
        <w:t>cis-trans</w:t>
      </w:r>
      <w:r w:rsidR="00EE1D21">
        <w:t xml:space="preserve"> interaction term could be accounted for by including the fine-mapped variant in the model.</w:t>
      </w:r>
    </w:p>
    <w:p w14:paraId="31030067" w14:textId="1547882A" w:rsidR="00C5195D" w:rsidRDefault="00EE1D21">
      <w:pPr>
        <w:pStyle w:val="BodyText"/>
      </w:pPr>
      <w:r>
        <w:t>We next explore what gives rise to a high false discovery rate during the search for interactions, including when the genomic inflation factor is as expected under the null hypothesis of no interaction.</w:t>
      </w:r>
    </w:p>
    <w:p w14:paraId="5B332F1B" w14:textId="77777777" w:rsidR="00C5195D" w:rsidRDefault="00EE1D21">
      <w:pPr>
        <w:pStyle w:val="Heading2"/>
      </w:pPr>
      <w:bookmarkStart w:id="317" w:name="Xfe6c94417fe146ad51af01ab06f6bee8d792006"/>
      <w:r>
        <w:t>Test statistic inflation under a simplified haploid model</w:t>
      </w:r>
      <w:bookmarkEnd w:id="317"/>
    </w:p>
    <w:p w14:paraId="55A307C8" w14:textId="047EC549" w:rsidR="00C5195D" w:rsidRDefault="00EE1D21">
      <w:pPr>
        <w:pStyle w:val="FirstParagraph"/>
      </w:pPr>
      <w:r>
        <w:t xml:space="preserve">We have empirically observed high genomic inflation factors for </w:t>
      </w:r>
      <w:r w:rsidR="00766274">
        <w:t xml:space="preserve">some of </w:t>
      </w:r>
      <w:r>
        <w:t xml:space="preserve">the </w:t>
      </w:r>
      <w:r w:rsidR="00766274">
        <w:t xml:space="preserve">originally </w:t>
      </w:r>
      <w:r>
        <w:t>discovered loci</w:t>
      </w:r>
      <w:r w:rsidR="00766274">
        <w:t xml:space="preserve"> (Figure 1)</w:t>
      </w:r>
      <w:r>
        <w:t>. Consistent with this would be the mean test statistic under the null hypothesis of no interaction being higher than expected. But to explain discovered interaction terms where the genomic inflation factor is low, we would need to observe higher variance of the test statistic than expected by chance. Here we use a simplified model to estimate the mean and variance of the test statistic under the null hypothesis of no interaction.</w:t>
      </w:r>
    </w:p>
    <w:p w14:paraId="6A6E6FDA" w14:textId="27A40B49" w:rsidR="00C5195D" w:rsidRDefault="00EE1D21">
      <w:pPr>
        <w:pStyle w:val="BodyText"/>
      </w:pPr>
      <w:r>
        <w:t xml:space="preserve">Assume that the phenotype is explained entirely by </w:t>
      </w:r>
      <m:oMath>
        <m:sSub>
          <m:sSubPr>
            <m:ctrlPr>
              <w:ins w:id="318" w:author="Gibran Hemani" w:date="2020-01-22T16:11:00Z">
                <w:rPr>
                  <w:rFonts w:ascii="Cambria Math" w:hAnsi="Cambria Math"/>
                </w:rPr>
              </w:ins>
            </m:ctrlPr>
          </m:sSubPr>
          <m:e>
            <m:r>
              <w:rPr>
                <w:rFonts w:ascii="Cambria Math" w:hAnsi="Cambria Math"/>
              </w:rPr>
              <m:t>y</m:t>
            </m:r>
            <m:ctrlPr>
              <w:ins w:id="319" w:author="Gibran Hemani" w:date="2020-01-22T16:11:00Z">
                <w:rPr>
                  <w:rFonts w:ascii="Cambria Math" w:hAnsi="Cambria Math"/>
                  <w:rPrChange w:id="320" w:author="Gibran Hemani" w:date="2020-01-22T16:32:00Z">
                    <w:rPr>
                      <w:rFonts w:ascii="Cambria Math" w:hAnsi="Cambria Math"/>
                    </w:rPr>
                  </w:rPrChange>
                </w:rPr>
              </w:ins>
            </m:ctrlPr>
          </m:e>
          <m:sub>
            <m:r>
              <w:rPr>
                <w:rFonts w:ascii="Cambria Math" w:hAnsi="Cambria Math"/>
              </w:rPr>
              <m:t>1</m:t>
            </m:r>
            <m:ctrlPr>
              <w:ins w:id="321" w:author="Gibran Hemani" w:date="2020-01-22T16:11:00Z">
                <w:rPr>
                  <w:rFonts w:ascii="Cambria Math" w:hAnsi="Cambria Math"/>
                  <w:rPrChange w:id="322" w:author="Gibran Hemani" w:date="2020-01-22T16:32:00Z">
                    <w:rPr>
                      <w:rFonts w:ascii="Cambria Math" w:hAnsi="Cambria Math"/>
                    </w:rPr>
                  </w:rPrChange>
                </w:rPr>
              </w:ins>
            </m:ctrlPr>
          </m:sub>
        </m:sSub>
      </m:oMath>
      <w:r w:rsidRPr="002C3FEB">
        <w:t>,</w:t>
      </w:r>
      <w:r>
        <w:t xml:space="preserve"> which represents the fine-mapped additive </w:t>
      </w:r>
      <w:r w:rsidRPr="00A77B67">
        <w:rPr>
          <w:i/>
        </w:rPr>
        <w:t>cis</w:t>
      </w:r>
      <w:r>
        <w:t>-effect. In this case, what is the distribution of test statistics when testing for interaction between a tagging locus,</w:t>
      </w:r>
      <w:r w:rsidRPr="002C3FEB">
        <w:t xml:space="preserve"> </w:t>
      </w:r>
      <m:oMath>
        <m:sSub>
          <m:sSubPr>
            <m:ctrlPr>
              <w:ins w:id="323" w:author="Gibran Hemani" w:date="2020-01-22T16:11:00Z">
                <w:rPr>
                  <w:rFonts w:ascii="Cambria Math" w:hAnsi="Cambria Math"/>
                </w:rPr>
              </w:ins>
            </m:ctrlPr>
          </m:sSubPr>
          <m:e>
            <m:r>
              <w:rPr>
                <w:rFonts w:ascii="Cambria Math" w:hAnsi="Cambria Math"/>
              </w:rPr>
              <m:t>y</m:t>
            </m:r>
            <m:ctrlPr>
              <w:ins w:id="324" w:author="Gibran Hemani" w:date="2020-01-22T16:11:00Z">
                <w:rPr>
                  <w:rFonts w:ascii="Cambria Math" w:hAnsi="Cambria Math"/>
                  <w:rPrChange w:id="325" w:author="Gibran Hemani" w:date="2020-01-22T16:32:00Z">
                    <w:rPr>
                      <w:rFonts w:ascii="Cambria Math" w:hAnsi="Cambria Math"/>
                    </w:rPr>
                  </w:rPrChange>
                </w:rPr>
              </w:ins>
            </m:ctrlPr>
          </m:e>
          <m:sub>
            <m:r>
              <w:rPr>
                <w:rFonts w:ascii="Cambria Math" w:hAnsi="Cambria Math"/>
              </w:rPr>
              <m:t>2</m:t>
            </m:r>
            <m:ctrlPr>
              <w:ins w:id="326" w:author="Gibran Hemani" w:date="2020-01-22T16:11:00Z">
                <w:rPr>
                  <w:rFonts w:ascii="Cambria Math" w:hAnsi="Cambria Math"/>
                  <w:rPrChange w:id="327" w:author="Gibran Hemani" w:date="2020-01-22T16:32:00Z">
                    <w:rPr>
                      <w:rFonts w:ascii="Cambria Math" w:hAnsi="Cambria Math"/>
                    </w:rPr>
                  </w:rPrChange>
                </w:rPr>
              </w:ins>
            </m:ctrlPr>
          </m:sub>
        </m:sSub>
      </m:oMath>
      <w:r>
        <w:t xml:space="preserve"> and another unlinked locus,</w:t>
      </w:r>
      <w:r w:rsidRPr="002C3FEB">
        <w:t xml:space="preserve"> </w:t>
      </w:r>
      <m:oMath>
        <m:sSub>
          <m:sSubPr>
            <m:ctrlPr>
              <w:ins w:id="328" w:author="Gibran Hemani" w:date="2020-01-22T16:11:00Z">
                <w:rPr>
                  <w:rFonts w:ascii="Cambria Math" w:hAnsi="Cambria Math"/>
                </w:rPr>
              </w:ins>
            </m:ctrlPr>
          </m:sSubPr>
          <m:e>
            <m:r>
              <w:rPr>
                <w:rFonts w:ascii="Cambria Math" w:hAnsi="Cambria Math"/>
              </w:rPr>
              <m:t>y</m:t>
            </m:r>
            <m:ctrlPr>
              <w:ins w:id="329" w:author="Gibran Hemani" w:date="2020-01-22T16:11:00Z">
                <w:rPr>
                  <w:rFonts w:ascii="Cambria Math" w:hAnsi="Cambria Math"/>
                  <w:rPrChange w:id="330" w:author="Gibran Hemani" w:date="2020-01-22T16:32:00Z">
                    <w:rPr>
                      <w:rFonts w:ascii="Cambria Math" w:hAnsi="Cambria Math"/>
                    </w:rPr>
                  </w:rPrChange>
                </w:rPr>
              </w:ins>
            </m:ctrlPr>
          </m:e>
          <m:sub>
            <m:r>
              <w:rPr>
                <w:rFonts w:ascii="Cambria Math" w:hAnsi="Cambria Math"/>
              </w:rPr>
              <m:t>3</m:t>
            </m:r>
            <m:ctrlPr>
              <w:ins w:id="331" w:author="Gibran Hemani" w:date="2020-01-22T16:11:00Z">
                <w:rPr>
                  <w:rFonts w:ascii="Cambria Math" w:hAnsi="Cambria Math"/>
                  <w:rPrChange w:id="332" w:author="Gibran Hemani" w:date="2020-01-22T16:32:00Z">
                    <w:rPr>
                      <w:rFonts w:ascii="Cambria Math" w:hAnsi="Cambria Math"/>
                    </w:rPr>
                  </w:rPrChange>
                </w:rPr>
              </w:ins>
            </m:ctrlPr>
          </m:sub>
        </m:sSub>
      </m:oMath>
      <w:r>
        <w:t xml:space="preserve">? Here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29C5E320" w14:textId="77777777" w:rsidR="00C5195D" w:rsidRDefault="003B5002">
      <w:pPr>
        <w:pStyle w:val="BodyText"/>
      </w:pPr>
      <m:oMathPara>
        <m:oMathParaPr>
          <m:jc m:val="center"/>
        </m:oMathParaPr>
        <m:oMath>
          <m:m>
            <m:mPr>
              <m:plcHide m:val="1"/>
              <m:mcs>
                <m:mc>
                  <m:mcPr>
                    <m:count m:val="1"/>
                    <m:mcJc m:val="right"/>
                  </m:mcPr>
                </m:mc>
                <m:mc>
                  <m:mcPr>
                    <m:count m:val="1"/>
                    <m:mcJc m:val="left"/>
                  </m:mcPr>
                </m:mc>
              </m:mcs>
              <m:ctrlPr>
                <w:ins w:id="333" w:author="Gibran Hemani" w:date="2020-01-22T16:11:00Z">
                  <w:rPr>
                    <w:rFonts w:ascii="Cambria Math" w:hAnsi="Cambria Math"/>
                  </w:rPr>
                </w:ins>
              </m:ctrlPr>
            </m:mPr>
            <m:mr>
              <m:e>
                <m:sSub>
                  <m:sSubPr>
                    <m:ctrlPr>
                      <w:ins w:id="334" w:author="Gibran Hemani" w:date="2020-01-22T16:11: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335"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336" w:author="Gibran Hemani" w:date="2020-01-22T16:11: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337" w:author="Gibran Hemani" w:date="2020-01-22T16:11:00Z">
                        <w:rPr>
                          <w:rFonts w:ascii="Cambria Math" w:hAnsi="Cambria Math"/>
                        </w:rPr>
                      </w:ins>
                    </m:ctrlPr>
                  </m:sSubPr>
                  <m:e>
                    <m:r>
                      <w:rPr>
                        <w:rFonts w:ascii="Cambria Math" w:hAnsi="Cambria Math"/>
                      </w:rPr>
                      <m:t>e</m:t>
                    </m:r>
                  </m:e>
                  <m:sub>
                    <m:r>
                      <w:rPr>
                        <w:rFonts w:ascii="Cambria Math" w:hAnsi="Cambria Math"/>
                      </w:rPr>
                      <m:t>a</m:t>
                    </m:r>
                  </m:sub>
                </m:sSub>
              </m:e>
            </m:mr>
            <m:mr>
              <m:e>
                <m:sSub>
                  <m:sSubPr>
                    <m:ctrlPr>
                      <w:ins w:id="338" w:author="Gibran Hemani" w:date="2020-01-22T16:11: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339"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340" w:author="Gibran Hemani" w:date="2020-01-22T16:11: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341"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sSub>
                  <m:sSubPr>
                    <m:ctrlPr>
                      <w:ins w:id="342" w:author="Gibran Hemani" w:date="2020-01-22T16:11: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343" w:author="Gibran Hemani" w:date="2020-01-22T16:11:00Z">
                        <w:rPr>
                          <w:rFonts w:ascii="Cambria Math" w:hAnsi="Cambria Math"/>
                        </w:rPr>
                      </w:ins>
                    </m:ctrlPr>
                  </m:sSubPr>
                  <m:e>
                    <m:r>
                      <w:rPr>
                        <w:rFonts w:ascii="Cambria Math" w:hAnsi="Cambria Math"/>
                      </w:rPr>
                      <m:t>e</m:t>
                    </m:r>
                  </m:e>
                  <m:sub>
                    <m:r>
                      <w:rPr>
                        <w:rFonts w:ascii="Cambria Math" w:hAnsi="Cambria Math"/>
                      </w:rPr>
                      <m:t>b</m:t>
                    </m:r>
                  </m:sub>
                </m:sSub>
              </m:e>
            </m:mr>
          </m:m>
        </m:oMath>
      </m:oMathPara>
    </w:p>
    <w:p w14:paraId="27A70FCE" w14:textId="743F5F8A" w:rsidR="00C5195D" w:rsidRDefault="00EE1D21">
      <w:pPr>
        <w:pStyle w:val="FirstParagraph"/>
      </w:pPr>
      <w:r>
        <w:t xml:space="preserve">In the haploid example and a single additive </w:t>
      </w:r>
      <w:r w:rsidR="00766274">
        <w:t xml:space="preserve">by </w:t>
      </w:r>
      <w:r>
        <w:t>additive interaction term, the interaction test statistic is</w:t>
      </w:r>
    </w:p>
    <w:p w14:paraId="4F1608C2" w14:textId="77777777" w:rsidR="00C5195D" w:rsidRDefault="003B5002">
      <w:pPr>
        <w:pStyle w:val="BodyText"/>
      </w:pPr>
      <m:oMathPara>
        <m:oMathParaPr>
          <m:jc m:val="center"/>
        </m:oMathParaPr>
        <m:oMath>
          <m:sSub>
            <m:sSubPr>
              <m:ctrlPr>
                <w:ins w:id="344" w:author="Gibran Hemani" w:date="2020-01-22T16:11:00Z">
                  <w:rPr>
                    <w:rFonts w:ascii="Cambria Math" w:hAnsi="Cambria Math"/>
                  </w:rPr>
                </w:ins>
              </m:ctrlPr>
            </m:sSubPr>
            <m:e>
              <m:r>
                <w:rPr>
                  <w:rFonts w:ascii="Cambria Math" w:hAnsi="Cambria Math"/>
                </w:rPr>
                <m:t>F</m:t>
              </m:r>
            </m:e>
            <m:sub>
              <m:r>
                <w:rPr>
                  <w:rFonts w:ascii="Cambria Math" w:hAnsi="Cambria Math"/>
                </w:rPr>
                <m:t>ab</m:t>
              </m:r>
            </m:sub>
          </m:sSub>
          <m:r>
            <w:rPr>
              <w:rFonts w:ascii="Cambria Math" w:hAnsi="Cambria Math"/>
            </w:rPr>
            <m:t>=</m:t>
          </m:r>
          <m:f>
            <m:fPr>
              <m:ctrlPr>
                <w:ins w:id="345" w:author="Gibran Hemani" w:date="2020-01-22T16:11:00Z">
                  <w:rPr>
                    <w:rFonts w:ascii="Cambria Math" w:hAnsi="Cambria Math"/>
                  </w:rPr>
                </w:ins>
              </m:ctrlPr>
            </m:fPr>
            <m:num>
              <m:r>
                <w:rPr>
                  <w:rFonts w:ascii="Cambria Math" w:hAnsi="Cambria Math"/>
                </w:rPr>
                <m:t>(SS</m:t>
              </m:r>
              <m:sSub>
                <m:sSubPr>
                  <m:ctrlPr>
                    <w:ins w:id="346" w:author="Gibran Hemani" w:date="2020-01-22T16:11:00Z">
                      <w:rPr>
                        <w:rFonts w:ascii="Cambria Math" w:hAnsi="Cambria Math"/>
                      </w:rPr>
                    </w:ins>
                  </m:ctrlPr>
                </m:sSubPr>
                <m:e>
                  <m:r>
                    <w:rPr>
                      <w:rFonts w:ascii="Cambria Math" w:hAnsi="Cambria Math"/>
                    </w:rPr>
                    <m:t>E</m:t>
                  </m:r>
                </m:e>
                <m:sub>
                  <m:r>
                    <w:rPr>
                      <w:rFonts w:ascii="Cambria Math" w:hAnsi="Cambria Math"/>
                    </w:rPr>
                    <m:t>a</m:t>
                  </m:r>
                </m:sub>
              </m:sSub>
              <m:r>
                <w:rPr>
                  <w:rFonts w:ascii="Cambria Math" w:hAnsi="Cambria Math"/>
                </w:rPr>
                <m:t>-SS</m:t>
              </m:r>
              <m:sSub>
                <m:sSubPr>
                  <m:ctrlPr>
                    <w:ins w:id="347" w:author="Gibran Hemani" w:date="2020-01-22T16:11: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ins w:id="348" w:author="Gibran Hemani" w:date="2020-01-22T16:11: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1B5AD9CA" w14:textId="669BFD81" w:rsidR="00C5195D" w:rsidRDefault="00EE1D21">
      <w:pPr>
        <w:pStyle w:val="FirstParagraph"/>
      </w:pPr>
      <w:r>
        <w:lastRenderedPageBreak/>
        <w:t xml:space="preserve">Under the null hypothesis, and </w:t>
      </w:r>
      <m:oMath>
        <m:sSub>
          <m:sSubPr>
            <m:ctrlPr>
              <w:ins w:id="349" w:author="Gibran Hemani" w:date="2020-01-22T16:11:00Z">
                <w:rPr>
                  <w:rFonts w:ascii="Cambria Math" w:hAnsi="Cambria Math"/>
                </w:rPr>
              </w:ins>
            </m:ctrlPr>
          </m:sSubPr>
          <m:e>
            <m:r>
              <w:rPr>
                <w:rFonts w:ascii="Cambria Math" w:hAnsi="Cambria Math"/>
              </w:rPr>
              <m:t>e</m:t>
            </m:r>
          </m:e>
          <m:sub>
            <m:r>
              <w:rPr>
                <w:rFonts w:ascii="Cambria Math" w:hAnsi="Cambria Math"/>
              </w:rPr>
              <m:t>a</m:t>
            </m:r>
          </m:sub>
        </m:sSub>
      </m:oMath>
      <w:r>
        <w:t xml:space="preserve"> and </w:t>
      </w:r>
      <m:oMath>
        <m:sSub>
          <m:sSubPr>
            <m:ctrlPr>
              <w:ins w:id="350" w:author="Gibran Hemani" w:date="2020-01-22T16:11:00Z">
                <w:rPr>
                  <w:rFonts w:ascii="Cambria Math" w:hAnsi="Cambria Math"/>
                </w:rPr>
              </w:ins>
            </m:ctrlPr>
          </m:sSubPr>
          <m:e>
            <m:r>
              <w:rPr>
                <w:rFonts w:ascii="Cambria Math" w:hAnsi="Cambria Math"/>
              </w:rPr>
              <m:t>e</m:t>
            </m:r>
          </m:e>
          <m:sub>
            <m:r>
              <w:rPr>
                <w:rFonts w:ascii="Cambria Math" w:hAnsi="Cambria Math"/>
              </w:rPr>
              <m:t>b</m:t>
            </m:r>
          </m:sub>
        </m:sSub>
      </m:oMath>
      <w:r>
        <w:t xml:space="preserve"> being normally distributed, </w:t>
      </w:r>
      <m:oMath>
        <m:sSub>
          <m:sSubPr>
            <m:ctrlPr>
              <w:ins w:id="351" w:author="Gibran Hemani" w:date="2020-01-22T16:11:00Z">
                <w:rPr>
                  <w:rFonts w:ascii="Cambria Math" w:hAnsi="Cambria Math"/>
                </w:rPr>
              </w:ins>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We conducted basic simulations of this model, where we set </w:t>
      </w:r>
      <m:oMath>
        <m:sSub>
          <m:sSubPr>
            <m:ctrlPr>
              <w:ins w:id="352"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sSub>
          <m:sSubPr>
            <m:ctrlPr>
              <w:ins w:id="353"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ins w:id="354"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ins w:id="355" w:author="Gibran Hemani" w:date="2020-01-22T16:11: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ins w:id="356" w:author="Gibran Hemani" w:date="2020-01-22T16:11:00Z">
                <w:rPr>
                  <w:rFonts w:ascii="Cambria Math" w:hAnsi="Cambria Math"/>
                  <w:rPrChange w:id="357" w:author="Gibran Hemani" w:date="2020-01-22T16:32:00Z">
                    <w:rPr>
                      <w:rFonts w:ascii="Cambria Math" w:hAnsi="Cambria Math"/>
                      <w:b/>
                      <w:bCs/>
                    </w:rPr>
                  </w:rPrChange>
                </w:rPr>
              </w:ins>
            </m:ctrlPr>
          </m:sSubPr>
          <m:e>
            <m:r>
              <w:rPr>
                <w:rFonts w:ascii="Cambria Math" w:hAnsi="Cambria Math"/>
                <w:rPrChange w:id="358" w:author="Gibran Hemani" w:date="2020-01-22T16:32:00Z">
                  <w:rPr>
                    <w:rFonts w:ascii="Cambria Math" w:hAnsi="Cambria Math"/>
                  </w:rPr>
                </w:rPrChange>
              </w:rPr>
              <m:t>y</m:t>
            </m:r>
          </m:e>
          <m:sub>
            <m:r>
              <w:rPr>
                <w:rFonts w:ascii="Cambria Math" w:hAnsi="Cambria Math"/>
                <w:rPrChange w:id="359" w:author="Gibran Hemani" w:date="2020-01-22T16:32:00Z">
                  <w:rPr>
                    <w:rFonts w:ascii="Cambria Math" w:hAnsi="Cambria Math"/>
                  </w:rPr>
                </w:rPrChange>
              </w:rPr>
              <m:t>1</m:t>
            </m:r>
          </m:sub>
        </m:sSub>
      </m:oMath>
      <w:r w:rsidRPr="002C3FEB">
        <w:t xml:space="preserve">, </w:t>
      </w:r>
      <m:oMath>
        <m:sSub>
          <m:sSubPr>
            <m:ctrlPr>
              <w:ins w:id="360" w:author="Gibran Hemani" w:date="2020-01-22T16:11:00Z">
                <w:rPr>
                  <w:rFonts w:ascii="Cambria Math" w:hAnsi="Cambria Math"/>
                  <w:rPrChange w:id="361" w:author="Gibran Hemani" w:date="2020-01-22T16:32:00Z">
                    <w:rPr>
                      <w:rFonts w:ascii="Cambria Math" w:hAnsi="Cambria Math"/>
                      <w:b/>
                      <w:bCs/>
                    </w:rPr>
                  </w:rPrChange>
                </w:rPr>
              </w:ins>
            </m:ctrlPr>
          </m:sSubPr>
          <m:e>
            <m:r>
              <w:rPr>
                <w:rFonts w:ascii="Cambria Math" w:hAnsi="Cambria Math"/>
                <w:rPrChange w:id="362" w:author="Gibran Hemani" w:date="2020-01-22T16:32:00Z">
                  <w:rPr>
                    <w:rFonts w:ascii="Cambria Math" w:hAnsi="Cambria Math"/>
                  </w:rPr>
                </w:rPrChange>
              </w:rPr>
              <m:t>y</m:t>
            </m:r>
          </m:e>
          <m:sub>
            <m:r>
              <w:rPr>
                <w:rFonts w:ascii="Cambria Math" w:hAnsi="Cambria Math"/>
                <w:rPrChange w:id="363" w:author="Gibran Hemani" w:date="2020-01-22T16:32:00Z">
                  <w:rPr>
                    <w:rFonts w:ascii="Cambria Math" w:hAnsi="Cambria Math"/>
                  </w:rPr>
                </w:rPrChange>
              </w:rPr>
              <m:t>2</m:t>
            </m:r>
          </m:sub>
        </m:sSub>
      </m:oMath>
      <w:r w:rsidRPr="002C3FEB">
        <w:t xml:space="preserve"> and </w:t>
      </w:r>
      <m:oMath>
        <m:sSub>
          <m:sSubPr>
            <m:ctrlPr>
              <w:ins w:id="364" w:author="Gibran Hemani" w:date="2020-01-22T16:11:00Z">
                <w:rPr>
                  <w:rFonts w:ascii="Cambria Math" w:hAnsi="Cambria Math"/>
                  <w:rPrChange w:id="365" w:author="Gibran Hemani" w:date="2020-01-22T16:32:00Z">
                    <w:rPr>
                      <w:rFonts w:ascii="Cambria Math" w:hAnsi="Cambria Math"/>
                      <w:b/>
                      <w:bCs/>
                    </w:rPr>
                  </w:rPrChange>
                </w:rPr>
              </w:ins>
            </m:ctrlPr>
          </m:sSubPr>
          <m:e>
            <m:r>
              <w:rPr>
                <w:rFonts w:ascii="Cambria Math" w:hAnsi="Cambria Math"/>
                <w:rPrChange w:id="366" w:author="Gibran Hemani" w:date="2020-01-22T16:32:00Z">
                  <w:rPr>
                    <w:rFonts w:ascii="Cambria Math" w:hAnsi="Cambria Math"/>
                  </w:rPr>
                </w:rPrChange>
              </w:rPr>
              <m:t>y</m:t>
            </m:r>
          </m:e>
          <m:sub>
            <m:r>
              <w:rPr>
                <w:rFonts w:ascii="Cambria Math" w:hAnsi="Cambria Math"/>
                <w:rPrChange w:id="367" w:author="Gibran Hemani" w:date="2020-01-22T16:32:00Z">
                  <w:rPr>
                    <w:rFonts w:ascii="Cambria Math" w:hAnsi="Cambria Math"/>
                  </w:rPr>
                </w:rPrChange>
              </w:rPr>
              <m:t>3</m:t>
            </m:r>
          </m:sub>
        </m:sSub>
      </m:oMath>
      <w:r>
        <w:t xml:space="preserve">. We then tested for interaction to obtain </w:t>
      </w:r>
      <m:oMath>
        <m:sSub>
          <m:sSubPr>
            <m:ctrlPr>
              <w:ins w:id="368" w:author="Gibran Hemani" w:date="2020-01-22T16:11:00Z">
                <w:rPr>
                  <w:rFonts w:ascii="Cambria Math" w:hAnsi="Cambria Math"/>
                </w:rPr>
              </w:ins>
            </m:ctrlPr>
          </m:sSubPr>
          <m:e>
            <m:r>
              <w:rPr>
                <w:rFonts w:ascii="Cambria Math" w:hAnsi="Cambria Math"/>
              </w:rPr>
              <m:t>F</m:t>
            </m:r>
          </m:e>
          <m:sub>
            <m:r>
              <w:rPr>
                <w:rFonts w:ascii="Cambria Math" w:hAnsi="Cambria Math"/>
              </w:rPr>
              <m:t>ab</m:t>
            </m:r>
          </m:sub>
        </m:sSub>
      </m:oMath>
      <w:r>
        <w:t>, and repeated the process 10</w:t>
      </w:r>
      <w:r w:rsidR="00766274">
        <w:t>,</w:t>
      </w:r>
      <w:r>
        <w:t xml:space="preserve">000 times to obtain a distribution of </w:t>
      </w:r>
      <m:oMath>
        <m:sSub>
          <m:sSubPr>
            <m:ctrlPr>
              <w:ins w:id="369" w:author="Gibran Hemani" w:date="2020-01-22T16:11:00Z">
                <w:rPr>
                  <w:rFonts w:ascii="Cambria Math" w:hAnsi="Cambria Math"/>
                </w:rPr>
              </w:ins>
            </m:ctrlPr>
          </m:sSubPr>
          <m:e>
            <m:r>
              <w:rPr>
                <w:rFonts w:ascii="Cambria Math" w:hAnsi="Cambria Math"/>
              </w:rPr>
              <m:t>F</m:t>
            </m:r>
          </m:e>
          <m:sub>
            <m:r>
              <w:rPr>
                <w:rFonts w:ascii="Cambria Math" w:hAnsi="Cambria Math"/>
              </w:rPr>
              <m:t>ab</m:t>
            </m:r>
          </m:sub>
        </m:sSub>
      </m:oMath>
      <w:r>
        <w:t xml:space="preserve"> when there is LD b</w:t>
      </w:r>
      <w:proofErr w:type="spellStart"/>
      <w:r>
        <w:t>etween</w:t>
      </w:r>
      <w:proofErr w:type="spellEnd"/>
      <w:r>
        <w:t xml:space="preserve"> </w:t>
      </w:r>
      <m:oMath>
        <m:sSub>
          <m:sSubPr>
            <m:ctrlPr>
              <w:ins w:id="370" w:author="Gibran Hemani" w:date="2020-01-22T16:11:00Z">
                <w:rPr>
                  <w:rFonts w:ascii="Cambria Math" w:hAnsi="Cambria Math"/>
                </w:rPr>
              </w:ins>
            </m:ctrlPr>
          </m:sSubPr>
          <m:e>
            <m:r>
              <w:rPr>
                <w:rFonts w:ascii="Cambria Math" w:hAnsi="Cambria Math"/>
              </w:rPr>
              <m:t>y</m:t>
            </m:r>
            <m:ctrlPr>
              <w:ins w:id="371" w:author="Gibran Hemani" w:date="2020-01-22T16:11:00Z">
                <w:rPr>
                  <w:rFonts w:ascii="Cambria Math" w:hAnsi="Cambria Math"/>
                  <w:rPrChange w:id="372" w:author="Gibran Hemani" w:date="2020-01-22T16:33:00Z">
                    <w:rPr>
                      <w:rFonts w:ascii="Cambria Math" w:hAnsi="Cambria Math"/>
                    </w:rPr>
                  </w:rPrChange>
                </w:rPr>
              </w:ins>
            </m:ctrlPr>
          </m:e>
          <m:sub>
            <m:r>
              <w:rPr>
                <w:rFonts w:ascii="Cambria Math" w:hAnsi="Cambria Math"/>
              </w:rPr>
              <m:t>1</m:t>
            </m:r>
            <m:ctrlPr>
              <w:ins w:id="373" w:author="Gibran Hemani" w:date="2020-01-22T16:11:00Z">
                <w:rPr>
                  <w:rFonts w:ascii="Cambria Math" w:hAnsi="Cambria Math"/>
                  <w:rPrChange w:id="374" w:author="Gibran Hemani" w:date="2020-01-22T16:33:00Z">
                    <w:rPr>
                      <w:rFonts w:ascii="Cambria Math" w:hAnsi="Cambria Math"/>
                    </w:rPr>
                  </w:rPrChange>
                </w:rPr>
              </w:ins>
            </m:ctrlPr>
          </m:sub>
        </m:sSub>
      </m:oMath>
      <w:r w:rsidRPr="002C3FEB">
        <w:t xml:space="preserve"> and </w:t>
      </w:r>
      <m:oMath>
        <m:sSub>
          <m:sSubPr>
            <m:ctrlPr>
              <w:ins w:id="375" w:author="Gibran Hemani" w:date="2020-01-22T16:11:00Z">
                <w:rPr>
                  <w:rFonts w:ascii="Cambria Math" w:hAnsi="Cambria Math"/>
                </w:rPr>
              </w:ins>
            </m:ctrlPr>
          </m:sSubPr>
          <m:e>
            <m:r>
              <w:rPr>
                <w:rFonts w:ascii="Cambria Math" w:hAnsi="Cambria Math"/>
              </w:rPr>
              <m:t>y</m:t>
            </m:r>
            <m:ctrlPr>
              <w:ins w:id="376" w:author="Gibran Hemani" w:date="2020-01-22T16:11:00Z">
                <w:rPr>
                  <w:rFonts w:ascii="Cambria Math" w:hAnsi="Cambria Math"/>
                  <w:rPrChange w:id="377" w:author="Gibran Hemani" w:date="2020-01-22T16:33:00Z">
                    <w:rPr>
                      <w:rFonts w:ascii="Cambria Math" w:hAnsi="Cambria Math"/>
                    </w:rPr>
                  </w:rPrChange>
                </w:rPr>
              </w:ins>
            </m:ctrlPr>
          </m:e>
          <m:sub>
            <m:r>
              <w:rPr>
                <w:rFonts w:ascii="Cambria Math" w:hAnsi="Cambria Math"/>
              </w:rPr>
              <m:t>2</m:t>
            </m:r>
            <m:ctrlPr>
              <w:ins w:id="378" w:author="Gibran Hemani" w:date="2020-01-22T16:11:00Z">
                <w:rPr>
                  <w:rFonts w:ascii="Cambria Math" w:hAnsi="Cambria Math"/>
                  <w:rPrChange w:id="379" w:author="Gibran Hemani" w:date="2020-01-22T16:33:00Z">
                    <w:rPr>
                      <w:rFonts w:ascii="Cambria Math" w:hAnsi="Cambria Math"/>
                    </w:rPr>
                  </w:rPrChange>
                </w:rPr>
              </w:ins>
            </m:ctrlPr>
          </m:sub>
        </m:sSub>
      </m:oMath>
      <w:r>
        <w:t xml:space="preserve">, and when they are uncorrelated. When uncorrelated the mean and variance of </w:t>
      </w:r>
      <m:oMath>
        <m:sSub>
          <m:sSubPr>
            <m:ctrlPr>
              <w:ins w:id="380" w:author="Gibran Hemani" w:date="2020-01-22T16:11: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1 and 2, following expectation. </w:t>
      </w:r>
      <w:r w:rsidR="00766274">
        <w:t>However,</w:t>
      </w:r>
      <w:r>
        <w:t xml:space="preserve"> when</w:t>
      </w:r>
      <w:r w:rsidRPr="002C3FEB">
        <w:t xml:space="preserve"> </w:t>
      </w:r>
      <m:oMath>
        <m:sSub>
          <m:sSubPr>
            <m:ctrlPr>
              <w:ins w:id="381" w:author="Gibran Hemani" w:date="2020-01-22T16:11:00Z">
                <w:rPr>
                  <w:rFonts w:ascii="Cambria Math" w:hAnsi="Cambria Math"/>
                </w:rPr>
              </w:ins>
            </m:ctrlPr>
          </m:sSubPr>
          <m:e>
            <m:r>
              <w:rPr>
                <w:rFonts w:ascii="Cambria Math" w:hAnsi="Cambria Math"/>
              </w:rPr>
              <m:t>y</m:t>
            </m:r>
            <m:ctrlPr>
              <w:ins w:id="382" w:author="Gibran Hemani" w:date="2020-01-22T16:11:00Z">
                <w:rPr>
                  <w:rFonts w:ascii="Cambria Math" w:hAnsi="Cambria Math"/>
                  <w:rPrChange w:id="383" w:author="Gibran Hemani" w:date="2020-01-22T16:33:00Z">
                    <w:rPr>
                      <w:rFonts w:ascii="Cambria Math" w:hAnsi="Cambria Math"/>
                    </w:rPr>
                  </w:rPrChange>
                </w:rPr>
              </w:ins>
            </m:ctrlPr>
          </m:e>
          <m:sub>
            <m:r>
              <w:rPr>
                <w:rFonts w:ascii="Cambria Math" w:hAnsi="Cambria Math"/>
              </w:rPr>
              <m:t>1</m:t>
            </m:r>
            <m:ctrlPr>
              <w:ins w:id="384" w:author="Gibran Hemani" w:date="2020-01-22T16:11:00Z">
                <w:rPr>
                  <w:rFonts w:ascii="Cambria Math" w:hAnsi="Cambria Math"/>
                  <w:rPrChange w:id="385" w:author="Gibran Hemani" w:date="2020-01-22T16:33:00Z">
                    <w:rPr>
                      <w:rFonts w:ascii="Cambria Math" w:hAnsi="Cambria Math"/>
                    </w:rPr>
                  </w:rPrChange>
                </w:rPr>
              </w:ins>
            </m:ctrlPr>
          </m:sub>
        </m:sSub>
      </m:oMath>
      <w:r w:rsidRPr="002C3FEB">
        <w:t xml:space="preserve"> and </w:t>
      </w:r>
      <m:oMath>
        <m:sSub>
          <m:sSubPr>
            <m:ctrlPr>
              <w:ins w:id="386" w:author="Gibran Hemani" w:date="2020-01-22T16:11:00Z">
                <w:rPr>
                  <w:rFonts w:ascii="Cambria Math" w:hAnsi="Cambria Math"/>
                  <w:rPrChange w:id="387" w:author="Gibran Hemani" w:date="2020-01-22T16:33:00Z">
                    <w:rPr>
                      <w:rFonts w:ascii="Cambria Math" w:hAnsi="Cambria Math"/>
                      <w:b/>
                      <w:bCs/>
                    </w:rPr>
                  </w:rPrChange>
                </w:rPr>
              </w:ins>
            </m:ctrlPr>
          </m:sSubPr>
          <m:e>
            <m:r>
              <w:rPr>
                <w:rFonts w:ascii="Cambria Math" w:hAnsi="Cambria Math"/>
                <w:rPrChange w:id="388" w:author="Gibran Hemani" w:date="2020-01-22T16:33:00Z">
                  <w:rPr>
                    <w:rFonts w:ascii="Cambria Math" w:hAnsi="Cambria Math"/>
                  </w:rPr>
                </w:rPrChange>
              </w:rPr>
              <m:t>y</m:t>
            </m:r>
          </m:e>
          <m:sub>
            <m:r>
              <w:rPr>
                <w:rFonts w:ascii="Cambria Math" w:hAnsi="Cambria Math"/>
                <w:rPrChange w:id="389" w:author="Gibran Hemani" w:date="2020-01-22T16:33:00Z">
                  <w:rPr>
                    <w:rFonts w:ascii="Cambria Math" w:hAnsi="Cambria Math"/>
                  </w:rPr>
                </w:rPrChange>
              </w:rPr>
              <m:t>2</m:t>
            </m:r>
          </m:sub>
        </m:sSub>
      </m:oMath>
      <w:r>
        <w:t xml:space="preserve"> are correlated the mean and variance of </w:t>
      </w:r>
      <m:oMath>
        <m:sSub>
          <m:sSubPr>
            <m:ctrlPr>
              <w:ins w:id="390" w:author="Gibran Hemani" w:date="2020-01-22T16:11: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w:t>
      </w:r>
      <w:proofErr w:type="spellStart"/>
      <w:r>
        <w:t>ately</w:t>
      </w:r>
      <w:proofErr w:type="spellEnd"/>
      <w:r>
        <w:t xml:space="preserve"> 3.4 and 23.</w:t>
      </w:r>
    </w:p>
    <w:p w14:paraId="0761CFA9" w14:textId="77777777" w:rsidR="00C5195D" w:rsidRDefault="00EE1D21">
      <w:pPr>
        <w:pStyle w:val="Heading3"/>
      </w:pPr>
      <w:bookmarkStart w:id="391" w:name="theory"/>
      <w:r>
        <w:t>Theory</w:t>
      </w:r>
      <w:bookmarkEnd w:id="391"/>
    </w:p>
    <w:p w14:paraId="4E683F7D" w14:textId="77777777" w:rsidR="00C5195D" w:rsidRDefault="00EE1D21">
      <w:pPr>
        <w:pStyle w:val="FirstParagraph"/>
      </w:pPr>
      <w:r>
        <w:t xml:space="preserve">The reason behind this inflation is that the error variance of the interaction test becomes a mixture of a binomial and normal distribution, which violates the assumptions of the linear model (LM). Here we continue with the simplified haploid example to illustrate this process. Let the genotypic value of </w:t>
      </w:r>
      <m:oMath>
        <m:sSub>
          <m:sSubPr>
            <m:ctrlPr>
              <w:ins w:id="392" w:author="Gibran Hemani" w:date="2020-01-22T16:11: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393" w:author="Gibran Hemani" w:date="2020-01-22T16:11: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394"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=i,</m:t>
        </m:r>
        <m:sSub>
          <m:sSubPr>
            <m:ctrlPr>
              <w:ins w:id="395" w:author="Gibran Hemani" w:date="2020-01-22T16:11: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105887FD" w14:textId="77777777" w:rsidR="00C5195D" w:rsidRDefault="003B5002">
      <w:pPr>
        <w:pStyle w:val="BodyText"/>
      </w:pPr>
      <m:oMathPara>
        <m:oMathParaPr>
          <m:jc m:val="center"/>
        </m:oMathParaPr>
        <m:oMath>
          <m:sSub>
            <m:sSubPr>
              <m:ctrlPr>
                <w:ins w:id="396" w:author="Gibran Hemani" w:date="2020-01-22T16:11: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=n(1-</m:t>
          </m:r>
          <m:sSub>
            <m:sSubPr>
              <m:ctrlPr>
                <w:ins w:id="397"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+i(2</m:t>
          </m:r>
          <m:sSub>
            <m:sSubPr>
              <m:ctrlPr>
                <w:ins w:id="398"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)-1))(1-</m:t>
          </m:r>
          <m:sSub>
            <m:sSubPr>
              <m:ctrlPr>
                <w:ins w:id="399"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+i(2</m:t>
          </m:r>
          <m:sSub>
            <m:sSubPr>
              <m:ctrlPr>
                <w:ins w:id="400"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oMath>
      </m:oMathPara>
    </w:p>
    <w:p w14:paraId="2F65A5C4" w14:textId="77777777" w:rsidR="00C5195D" w:rsidRDefault="00EE1D21">
      <w:pPr>
        <w:pStyle w:val="FirstParagraph"/>
      </w:pPr>
      <w:r>
        <w:t>We can define a test for interaction as</w:t>
      </w:r>
    </w:p>
    <w:p w14:paraId="69951429" w14:textId="77777777" w:rsidR="00C5195D" w:rsidRDefault="00EE1D21">
      <w:pPr>
        <w:pStyle w:val="BodyText"/>
      </w:pPr>
      <m:oMathPara>
        <m:oMathParaPr>
          <m:jc m:val="center"/>
        </m:oMathParaPr>
        <m:oMath>
          <m:r>
            <w:rPr>
              <w:rFonts w:ascii="Cambria Math" w:hAnsi="Cambria Math"/>
            </w:rPr>
            <m:t>δ=mean(</m:t>
          </m:r>
          <m:sSub>
            <m:sSubPr>
              <m:ctrlPr>
                <w:ins w:id="401" w:author="Gibran Hemani" w:date="2020-01-22T16:11: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)+mean(</m:t>
          </m:r>
          <m:sSub>
            <m:sSubPr>
              <m:ctrlPr>
                <w:ins w:id="402" w:author="Gibran Hemani" w:date="2020-01-22T16:11: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)-mean(</m:t>
          </m:r>
          <m:sSub>
            <m:sSubPr>
              <m:ctrlPr>
                <w:ins w:id="403" w:author="Gibran Hemani" w:date="2020-01-22T16:11: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)-mean(</m:t>
          </m:r>
          <m:sSub>
            <m:sSubPr>
              <m:ctrlPr>
                <w:ins w:id="404" w:author="Gibran Hemani" w:date="2020-01-22T16:11: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oMath>
      </m:oMathPara>
    </w:p>
    <w:p w14:paraId="17335F6F" w14:textId="77777777" w:rsidR="00C5195D" w:rsidRDefault="00EE1D21">
      <w:pPr>
        <w:pStyle w:val="FirstParagraph"/>
      </w:pPr>
      <w:r>
        <w:t xml:space="preserve">with </w:t>
      </w:r>
      <m:oMath>
        <m:r>
          <w:rPr>
            <w:rFonts w:ascii="Cambria Math" w:hAnsi="Cambria Math"/>
          </w:rPr>
          <m:t>mean(</m:t>
        </m:r>
        <m:sSub>
          <m:sSubPr>
            <m:ctrlPr>
              <w:ins w:id="405" w:author="Gibran Hemani" w:date="2020-01-22T16:11: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406" w:author="Gibran Hemani" w:date="2020-01-22T16:11: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407" w:author="Gibran Hemani" w:date="2020-01-22T16:11:00Z">
                <w:rPr>
                  <w:rFonts w:ascii="Cambria Math" w:hAnsi="Cambria Math"/>
                </w:rPr>
              </w:ins>
            </m:ctrlPr>
          </m:sSubPr>
          <m:e>
            <m:r>
              <w:rPr>
                <w:rFonts w:ascii="Cambria Math" w:hAnsi="Cambria Math"/>
              </w:rPr>
              <m:t>n</m:t>
            </m:r>
          </m:e>
          <m:sub>
            <m:r>
              <w:rPr>
                <w:rFonts w:ascii="Cambria Math" w:hAnsi="Cambria Math"/>
              </w:rPr>
              <m:t>ij</m:t>
            </m:r>
          </m:sub>
        </m:sSub>
      </m:oMath>
      <w:r>
        <w:t>. U</w:t>
      </w:r>
      <w:proofErr w:type="spellStart"/>
      <w:r>
        <w:t>nder</w:t>
      </w:r>
      <w:proofErr w:type="spellEnd"/>
      <w:r>
        <w:t xml:space="preserve"> a linear model we expect that the error variance of each </w:t>
      </w:r>
      <m:oMath>
        <m:r>
          <w:rPr>
            <w:rFonts w:ascii="Cambria Math" w:hAnsi="Cambria Math"/>
          </w:rPr>
          <m:t>mean(</m:t>
        </m:r>
        <m:sSub>
          <m:sSubPr>
            <m:ctrlPr>
              <w:ins w:id="408" w:author="Gibran Hemani" w:date="2020-01-22T16:11: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Here we show that this assumption is violated. From the given haplotype frequencies:</w:t>
      </w:r>
    </w:p>
    <w:p w14:paraId="28E0E670" w14:textId="77777777" w:rsidR="00C5195D" w:rsidRDefault="003B5002">
      <w:pPr>
        <w:pStyle w:val="BodyText"/>
      </w:pPr>
      <m:oMathPara>
        <m:oMathParaPr>
          <m:jc m:val="center"/>
        </m:oMathParaPr>
        <m:oMath>
          <m:m>
            <m:mPr>
              <m:plcHide m:val="1"/>
              <m:mcs>
                <m:mc>
                  <m:mcPr>
                    <m:count m:val="1"/>
                    <m:mcJc m:val="right"/>
                  </m:mcPr>
                </m:mc>
                <m:mc>
                  <m:mcPr>
                    <m:count m:val="1"/>
                    <m:mcJc m:val="left"/>
                  </m:mcPr>
                </m:mc>
              </m:mcs>
              <m:ctrlPr>
                <w:ins w:id="409" w:author="Gibran Hemani" w:date="2020-01-22T16:11:00Z">
                  <w:rPr>
                    <w:rFonts w:ascii="Cambria Math" w:hAnsi="Cambria Math"/>
                  </w:rPr>
                </w:ins>
              </m:ctrlPr>
            </m:mPr>
            <m:mr>
              <m:e>
                <m:r>
                  <w:rPr>
                    <w:rFonts w:ascii="Cambria Math" w:hAnsi="Cambria Math"/>
                  </w:rPr>
                  <m:t>E(</m:t>
                </m:r>
                <m:sSub>
                  <m:sSubPr>
                    <m:ctrlPr>
                      <w:ins w:id="410" w:author="Gibran Hemani" w:date="2020-01-22T16:11: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)=E(</m:t>
                </m:r>
                <m:sSub>
                  <m:sSubPr>
                    <m:ctrlPr>
                      <w:ins w:id="411" w:author="Gibran Hemani" w:date="2020-01-22T16:11: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ins w:id="412" w:author="Gibran Hemani" w:date="2020-01-22T16:11: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413"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ins w:id="414" w:author="Gibran Hemani" w:date="2020-01-22T16:11: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ins w:id="415"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m:t>
                </m:r>
                <m:sSub>
                  <m:sSubPr>
                    <m:ctrlPr>
                      <w:ins w:id="416"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e>
            </m:mr>
          </m:m>
        </m:oMath>
      </m:oMathPara>
    </w:p>
    <w:p w14:paraId="56F52A9B" w14:textId="77777777" w:rsidR="00C5195D" w:rsidRDefault="00EE1D21">
      <w:pPr>
        <w:pStyle w:val="FirstParagraph"/>
      </w:pPr>
      <w:r>
        <w:t>and similarly</w:t>
      </w:r>
    </w:p>
    <w:p w14:paraId="167066EF" w14:textId="77777777" w:rsidR="00C5195D" w:rsidRDefault="003B5002">
      <w:pPr>
        <w:pStyle w:val="BodyText"/>
      </w:pPr>
      <m:oMathPara>
        <m:oMathParaPr>
          <m:jc m:val="center"/>
        </m:oMathParaPr>
        <m:oMath>
          <m:m>
            <m:mPr>
              <m:plcHide m:val="1"/>
              <m:mcs>
                <m:mc>
                  <m:mcPr>
                    <m:count m:val="1"/>
                    <m:mcJc m:val="right"/>
                  </m:mcPr>
                </m:mc>
                <m:mc>
                  <m:mcPr>
                    <m:count m:val="1"/>
                    <m:mcJc m:val="left"/>
                  </m:mcPr>
                </m:mc>
              </m:mcs>
              <m:ctrlPr>
                <w:ins w:id="417" w:author="Gibran Hemani" w:date="2020-01-22T16:11:00Z">
                  <w:rPr>
                    <w:rFonts w:ascii="Cambria Math" w:hAnsi="Cambria Math"/>
                  </w:rPr>
                </w:ins>
              </m:ctrlPr>
            </m:mPr>
            <m:mr>
              <m:e>
                <m:r>
                  <w:rPr>
                    <w:rFonts w:ascii="Cambria Math" w:hAnsi="Cambria Math"/>
                  </w:rPr>
                  <m:t>E(</m:t>
                </m:r>
                <m:sSub>
                  <m:sSubPr>
                    <m:ctrlPr>
                      <w:ins w:id="418" w:author="Gibran Hemani" w:date="2020-01-22T16:11: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)=E(</m:t>
                </m:r>
                <m:sSub>
                  <m:sSubPr>
                    <m:ctrlPr>
                      <w:ins w:id="419" w:author="Gibran Hemani" w:date="2020-01-22T16:11: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ins w:id="420" w:author="Gibran Hemani" w:date="2020-01-22T16:11: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=0|</m:t>
                </m:r>
                <m:sSub>
                  <m:sSubPr>
                    <m:ctrlPr>
                      <w:ins w:id="421"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ins w:id="422" w:author="Gibran Hemani" w:date="2020-01-22T16:11:00Z">
                        <w:rPr>
                          <w:rFonts w:ascii="Cambria Math" w:hAnsi="Cambria Math"/>
                        </w:rPr>
                      </w:ins>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ins w:id="423"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-D/(1-</m:t>
                </m:r>
                <m:sSub>
                  <m:sSubPr>
                    <m:ctrlPr>
                      <w:ins w:id="424"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129A481" w14:textId="77777777" w:rsidR="00C5195D" w:rsidRDefault="00EE1D21">
      <w:pPr>
        <w:pStyle w:val="FirstParagraph"/>
      </w:pPr>
      <w:r>
        <w:t>Each of the terms has a binomial variance</w:t>
      </w:r>
    </w:p>
    <w:p w14:paraId="6598E637" w14:textId="77777777" w:rsidR="00C5195D" w:rsidRDefault="00EE1D21">
      <w:pPr>
        <w:pStyle w:val="BodyText"/>
      </w:pPr>
      <m:oMathPara>
        <m:oMathParaPr>
          <m:jc m:val="center"/>
        </m:oMathParaPr>
        <m:oMath>
          <m:r>
            <w:rPr>
              <w:rFonts w:ascii="Cambria Math" w:hAnsi="Cambria Math"/>
            </w:rPr>
            <m:t>var(mean(</m:t>
          </m:r>
          <m:sSub>
            <m:sSubPr>
              <m:ctrlPr>
                <w:ins w:id="425" w:author="Gibran Hemani" w:date="2020-01-22T16:11: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))=E(</m:t>
          </m:r>
          <m:sSub>
            <m:sSubPr>
              <m:ctrlPr>
                <w:ins w:id="426" w:author="Gibran Hemani" w:date="2020-01-22T16:11: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)(1-E(y1.ij))/</m:t>
          </m:r>
          <m:sSub>
            <m:sSubPr>
              <m:ctrlPr>
                <w:ins w:id="427" w:author="Gibran Hemani" w:date="2020-01-22T16:11:00Z">
                  <w:rPr>
                    <w:rFonts w:ascii="Cambria Math" w:hAnsi="Cambria Math"/>
                  </w:rPr>
                </w:ins>
              </m:ctrlPr>
            </m:sSubPr>
            <m:e>
              <m:r>
                <w:rPr>
                  <w:rFonts w:ascii="Cambria Math" w:hAnsi="Cambria Math"/>
                </w:rPr>
                <m:t>n</m:t>
              </m:r>
            </m:e>
            <m:sub>
              <m:r>
                <w:rPr>
                  <w:rFonts w:ascii="Cambria Math" w:hAnsi="Cambria Math"/>
                </w:rPr>
                <m:t>ij</m:t>
              </m:r>
            </m:sub>
          </m:sSub>
        </m:oMath>
      </m:oMathPara>
    </w:p>
    <w:p w14:paraId="35C4C7D6" w14:textId="77777777" w:rsidR="00C5195D" w:rsidRDefault="00EE1D21">
      <w:pPr>
        <w:pStyle w:val="FirstParagraph"/>
      </w:pPr>
      <w:r>
        <w:t>and frequencies</w:t>
      </w:r>
    </w:p>
    <w:p w14:paraId="5933403F" w14:textId="77777777" w:rsidR="00C5195D" w:rsidRDefault="003B5002">
      <w:pPr>
        <w:pStyle w:val="BodyText"/>
      </w:pPr>
      <m:oMathPara>
        <m:oMathParaPr>
          <m:jc m:val="center"/>
        </m:oMathParaPr>
        <m:oMath>
          <m:m>
            <m:mPr>
              <m:plcHide m:val="1"/>
              <m:mcs>
                <m:mc>
                  <m:mcPr>
                    <m:count m:val="1"/>
                    <m:mcJc m:val="right"/>
                  </m:mcPr>
                </m:mc>
                <m:mc>
                  <m:mcPr>
                    <m:count m:val="1"/>
                    <m:mcJc m:val="left"/>
                  </m:mcPr>
                </m:mc>
                <m:mc>
                  <m:mcPr>
                    <m:count m:val="1"/>
                    <m:mcJc m:val="right"/>
                  </m:mcPr>
                </m:mc>
              </m:mcs>
              <m:ctrlPr>
                <w:ins w:id="428" w:author="Gibran Hemani" w:date="2020-01-22T16:11:00Z">
                  <w:rPr>
                    <w:rFonts w:ascii="Cambria Math" w:hAnsi="Cambria Math"/>
                  </w:rPr>
                </w:ins>
              </m:ctrlPr>
            </m:mPr>
            <m:mr>
              <m:e>
                <m:sSub>
                  <m:sSubPr>
                    <m:ctrlPr>
                      <w:ins w:id="429" w:author="Gibran Hemani" w:date="2020-01-22T16:11: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 </m:t>
                </m:r>
              </m:e>
              <m:e>
                <m:sSub>
                  <m:sSubPr>
                    <m:ctrlPr>
                      <w:ins w:id="430" w:author="Gibran Hemani" w:date="2020-01-22T16:11:00Z">
                        <w:rPr>
                          <w:rFonts w:ascii="Cambria Math" w:hAnsi="Cambria Math"/>
                        </w:rPr>
                      </w:ins>
                    </m:ctrlPr>
                  </m:sSubPr>
                  <m:e>
                    <m:r>
                      <w:rPr>
                        <w:rFonts w:ascii="Cambria Math" w:hAnsi="Cambria Math"/>
                      </w:rPr>
                      <m:t>y</m:t>
                    </m:r>
                  </m:e>
                  <m:sub>
                    <m:r>
                      <w:rPr>
                        <w:rFonts w:ascii="Cambria Math" w:hAnsi="Cambria Math"/>
                      </w:rPr>
                      <m:t>3</m:t>
                    </m:r>
                  </m:sub>
                </m:sSub>
              </m:e>
              <m:e>
                <m:sSub>
                  <m:sSubPr>
                    <m:ctrlPr>
                      <w:ins w:id="431" w:author="Gibran Hemani" w:date="2020-01-22T16:11: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ins w:id="432"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433"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ins w:id="434"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435"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0</m:t>
                </m:r>
              </m:e>
              <m:e>
                <m:r>
                  <w:rPr>
                    <w:rFonts w:ascii="Cambria Math" w:hAnsi="Cambria Math"/>
                  </w:rPr>
                  <m:t>(1-</m:t>
                </m:r>
                <m:sSub>
                  <m:sSubPr>
                    <m:ctrlPr>
                      <w:ins w:id="436"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437"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1</m:t>
                </m:r>
              </m:e>
              <m:e>
                <m:sSub>
                  <m:sSubPr>
                    <m:ctrlPr>
                      <w:ins w:id="438"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sSub>
                  <m:sSubPr>
                    <m:ctrlPr>
                      <w:ins w:id="439"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e>
            </m:mr>
          </m:m>
        </m:oMath>
      </m:oMathPara>
    </w:p>
    <w:p w14:paraId="1E34931F" w14:textId="77777777" w:rsidR="00C5195D" w:rsidRDefault="00EE1D21">
      <w:pPr>
        <w:pStyle w:val="FirstParagraph"/>
      </w:pPr>
      <w:r>
        <w:lastRenderedPageBreak/>
        <w:t>Putting all the terms together gives the exact variance of the test statistic as</w:t>
      </w:r>
    </w:p>
    <w:p w14:paraId="61FCC4C2" w14:textId="2F055A9D" w:rsidR="008728B3" w:rsidRDefault="003B5002" w:rsidP="008728B3">
      <w:pPr>
        <w:pStyle w:val="BodyText"/>
      </w:pPr>
      <m:oMathPara>
        <m:oMath>
          <m:m>
            <m:mPr>
              <m:plcHide m:val="1"/>
              <m:mcs>
                <m:mc>
                  <m:mcPr>
                    <m:count m:val="1"/>
                    <m:mcJc m:val="right"/>
                  </m:mcPr>
                </m:mc>
              </m:mcs>
              <m:ctrlPr>
                <w:ins w:id="440" w:author="Gibran Hemani" w:date="2020-01-22T16:11:00Z">
                  <w:rPr>
                    <w:rFonts w:ascii="Cambria Math" w:hAnsi="Cambria Math"/>
                  </w:rPr>
                </w:ins>
              </m:ctrlPr>
            </m:mPr>
            <m:mr>
              <m:e>
                <m:r>
                  <w:rPr>
                    <w:rFonts w:ascii="Cambria Math" w:hAnsi="Cambria Math"/>
                  </w:rPr>
                  <m:t>var(δ)=</m:t>
                </m:r>
                <m:f>
                  <m:fPr>
                    <m:ctrlPr>
                      <w:ins w:id="441" w:author="Gibran Hemani" w:date="2020-01-22T16:11:00Z">
                        <w:rPr>
                          <w:rFonts w:ascii="Cambria Math" w:hAnsi="Cambria Math"/>
                        </w:rPr>
                      </w:ins>
                    </m:ctrlPr>
                  </m:fPr>
                  <m:num>
                    <m:sSub>
                      <m:sSubPr>
                        <m:ctrlPr>
                          <w:ins w:id="442"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443"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f>
                      <m:fPr>
                        <m:ctrlPr>
                          <w:ins w:id="444" w:author="Gibran Hemani" w:date="2020-01-22T16:11:00Z">
                            <w:rPr>
                              <w:rFonts w:ascii="Cambria Math" w:hAnsi="Cambria Math"/>
                            </w:rPr>
                          </w:ins>
                        </m:ctrlPr>
                      </m:fPr>
                      <m:num>
                        <m:r>
                          <w:ins w:id="445" w:author="Gibran Hemani" w:date="2020-01-22T16:35:00Z">
                            <w:rPr>
                              <w:rFonts w:ascii="Cambria Math" w:hAnsi="Cambria Math"/>
                            </w:rPr>
                            <m:t>D</m:t>
                          </w:ins>
                        </m:r>
                        <m:r>
                          <w:rPr>
                            <w:rFonts w:ascii="Cambria Math" w:hAnsi="Cambria Math"/>
                          </w:rPr>
                          <m:t>(1-2</m:t>
                        </m:r>
                        <m:sSub>
                          <m:sSubPr>
                            <m:ctrlPr>
                              <w:ins w:id="446"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)(1-2</m:t>
                        </m:r>
                        <m:sSub>
                          <m:sSubPr>
                            <m:ctrlPr>
                              <w:ins w:id="447"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r>
                          <w:del w:id="448" w:author="Gibran Hemani" w:date="2020-01-22T16:35:00Z">
                            <w:rPr>
                              <w:rFonts w:ascii="Cambria Math" w:hAnsi="Cambria Math"/>
                            </w:rPr>
                            <m:t>D</m:t>
                          </w:del>
                        </m:r>
                      </m:num>
                      <m:den>
                        <m:r>
                          <w:rPr>
                            <w:rFonts w:ascii="Cambria Math" w:hAnsi="Cambria Math"/>
                          </w:rPr>
                          <m:t>p2(1-p2)</m:t>
                        </m:r>
                      </m:den>
                    </m:f>
                    <m:r>
                      <w:rPr>
                        <w:rFonts w:ascii="Cambria Math" w:hAnsi="Cambria Math"/>
                      </w:rPr>
                      <m:t>-</m:t>
                    </m:r>
                    <m:f>
                      <m:fPr>
                        <m:ctrlPr>
                          <w:ins w:id="449" w:author="Gibran Hemani" w:date="2020-01-22T16:11:00Z">
                            <w:rPr>
                              <w:rFonts w:ascii="Cambria Math" w:hAnsi="Cambria Math"/>
                            </w:rPr>
                          </w:ins>
                        </m:ctrlPr>
                      </m:fPr>
                      <m:num>
                        <m:sSup>
                          <m:sSupPr>
                            <m:ctrlPr>
                              <w:ins w:id="450" w:author="Gibran Hemani" w:date="2020-01-22T16:11: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(1-3</m:t>
                        </m:r>
                        <m:sSub>
                          <m:sSubPr>
                            <m:ctrlPr>
                              <w:ins w:id="451"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452"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ins w:id="453" w:author="Gibran Hemani" w:date="2020-01-22T16:11: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454"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p>
                          <m:sSupPr>
                            <m:ctrlPr>
                              <w:ins w:id="455" w:author="Gibran Hemani" w:date="2020-01-22T16:11:00Z">
                                <w:rPr>
                                  <w:rFonts w:ascii="Cambria Math" w:hAnsi="Cambria Math"/>
                                </w:rPr>
                              </w:ins>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9151EAB" w14:textId="249256D6" w:rsidR="00C5195D" w:rsidRPr="009A2396" w:rsidRDefault="00EE1D21" w:rsidP="009A2396">
      <w:pPr>
        <w:pStyle w:val="FirstParagraph"/>
        <w:rPr>
          <w:lang w:val="en-GB"/>
          <w:rPrChange w:id="456" w:author="Gibran Hemani" w:date="2020-01-22T22:21:00Z">
            <w:rPr/>
          </w:rPrChange>
        </w:rPr>
      </w:pPr>
      <w:r>
        <w:t xml:space="preserve">where </w:t>
      </w:r>
      <m:oMath>
        <m:r>
          <w:rPr>
            <w:rFonts w:ascii="Cambria Math" w:hAnsi="Cambria Math"/>
          </w:rPr>
          <m:t>c=n</m:t>
        </m:r>
        <m:sSub>
          <m:sSubPr>
            <m:ctrlPr>
              <w:ins w:id="457"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458"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459"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sSub>
          <m:sSubPr>
            <m:ctrlPr>
              <w:ins w:id="460" w:author="Gibran Hemani" w:date="2020-01-22T16:11: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oMath>
      <w:r>
        <w:t xml:space="preserve">. </w:t>
      </w:r>
      <w:ins w:id="461" w:author="Gibran Hemani" w:date="2020-01-22T22:21:00Z">
        <w:r w:rsidR="009A2396" w:rsidRPr="009A2396">
          <w:rPr>
            <w:lang w:val="en-GB"/>
          </w:rPr>
          <w:t xml:space="preserve">In the linear model, the error variance is assumed to be the same in each cell of the 2x2 table and a pooled estimate is used. </w:t>
        </w:r>
      </w:ins>
      <w:r>
        <w:t>As a result</w:t>
      </w:r>
    </w:p>
    <w:p w14:paraId="7A4657F1" w14:textId="77777777" w:rsidR="00C5195D" w:rsidRDefault="003B5002">
      <w:pPr>
        <w:pStyle w:val="BodyText"/>
      </w:pPr>
      <m:oMathPara>
        <m:oMathParaPr>
          <m:jc m:val="center"/>
        </m:oMathParaPr>
        <m:oMath>
          <m:m>
            <m:mPr>
              <m:plcHide m:val="1"/>
              <m:mcs>
                <m:mc>
                  <m:mcPr>
                    <m:count m:val="1"/>
                    <m:mcJc m:val="right"/>
                  </m:mcPr>
                </m:mc>
              </m:mcs>
              <m:ctrlPr>
                <w:ins w:id="462" w:author="Gibran Hemani" w:date="2020-01-22T16:11:00Z">
                  <w:rPr>
                    <w:rFonts w:ascii="Cambria Math" w:hAnsi="Cambria Math"/>
                  </w:rPr>
                </w:ins>
              </m:ctrlPr>
            </m:mPr>
            <m:mr>
              <m:e>
                <m:r>
                  <w:rPr>
                    <w:rFonts w:ascii="Cambria Math" w:hAnsi="Cambria Math"/>
                  </w:rPr>
                  <m:t>c⋅var(</m:t>
                </m:r>
                <m:sSub>
                  <m:sSubPr>
                    <m:ctrlPr>
                      <w:ins w:id="463" w:author="Gibran Hemani" w:date="2020-01-22T16:11: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m:t>
                </m:r>
                <m:sSub>
                  <m:sSubPr>
                    <m:ctrlPr>
                      <w:ins w:id="464"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465" w:author="Gibran Hemani" w:date="2020-01-22T16:11: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Sup>
                  <m:sSubSupPr>
                    <m:ctrlPr>
                      <w:ins w:id="466" w:author="Gibran Hemani" w:date="2020-01-22T16:11:00Z">
                        <w:rPr>
                          <w:rFonts w:ascii="Cambria Math" w:hAnsi="Cambria Math"/>
                        </w:rPr>
                      </w:ins>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ins w:id="467" w:author="Gibran Hemani" w:date="2020-01-22T16:11: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77A89FE0" w14:textId="4028E28A" w:rsidR="00C5195D" w:rsidRDefault="00766274">
      <w:pPr>
        <w:pStyle w:val="FirstParagraph"/>
      </w:pPr>
      <w:r>
        <w:t>Thus,</w:t>
      </w:r>
      <w:r w:rsidR="00EE1D21">
        <w:t xml:space="preserve"> when using a linear model an incorrect variance of the interaction test is assumed, and this can lead to inflated (or deflated) type-I error rates. The ratio of the exact and linear model variances is the expected value of the linear model F-test. If we first rearrang</w:t>
      </w:r>
      <w:r w:rsidR="008728B3">
        <w:t>e</w:t>
      </w:r>
      <w:r w:rsidR="00EE1D21">
        <w:t>,</w:t>
      </w:r>
    </w:p>
    <w:p w14:paraId="1B0A40CC" w14:textId="77777777" w:rsidR="00C5195D" w:rsidRDefault="003B5002">
      <w:pPr>
        <w:pStyle w:val="BodyText"/>
      </w:pPr>
      <m:oMathPara>
        <m:oMathParaPr>
          <m:jc m:val="center"/>
        </m:oMathParaPr>
        <m:oMath>
          <m:m>
            <m:mPr>
              <m:plcHide m:val="1"/>
              <m:mcs>
                <m:mc>
                  <m:mcPr>
                    <m:count m:val="1"/>
                    <m:mcJc m:val="right"/>
                  </m:mcPr>
                </m:mc>
              </m:mcs>
              <m:ctrlPr>
                <w:ins w:id="468" w:author="Gibran Hemani" w:date="2020-01-22T16:11:00Z">
                  <w:rPr>
                    <w:rFonts w:ascii="Cambria Math" w:hAnsi="Cambria Math"/>
                  </w:rPr>
                </w:ins>
              </m:ctrlPr>
            </m:mPr>
            <m:mr>
              <m:e>
                <m:r>
                  <w:rPr>
                    <w:rFonts w:ascii="Cambria Math" w:hAnsi="Cambria Math"/>
                  </w:rPr>
                  <m:t>c⋅var(δ)=var(</m:t>
                </m:r>
                <m:sSub>
                  <m:sSubPr>
                    <m:ctrlPr>
                      <w:ins w:id="469" w:author="Gibran Hemani" w:date="2020-01-22T16:11: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f>
                  <m:fPr>
                    <m:ctrlPr>
                      <w:ins w:id="470" w:author="Gibran Hemani" w:date="2020-01-22T16:11:00Z">
                        <w:rPr>
                          <w:rFonts w:ascii="Cambria Math" w:hAnsi="Cambria Math"/>
                        </w:rPr>
                      </w:ins>
                    </m:ctrlPr>
                  </m:fPr>
                  <m:num>
                    <m:r>
                      <w:rPr>
                        <w:rFonts w:ascii="Cambria Math" w:hAnsi="Cambria Math"/>
                      </w:rPr>
                      <m:t>D(1-2</m:t>
                    </m:r>
                    <m:sSub>
                      <m:sSubPr>
                        <m:ctrlPr>
                          <w:ins w:id="471" w:author="Gibran Hemani" w:date="2020-01-22T16:11: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472"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473"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474"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475" w:author="Gibran Hemani" w:date="2020-01-22T16:11:00Z">
                        <w:rPr>
                          <w:rFonts w:ascii="Cambria Math" w:hAnsi="Cambria Math"/>
                        </w:rPr>
                      </w:ins>
                    </m:ctrlPr>
                  </m:fPr>
                  <m:num>
                    <m:sSup>
                      <m:sSupPr>
                        <m:ctrlPr>
                          <w:ins w:id="476" w:author="Gibran Hemani" w:date="2020-01-22T16:11: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477"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sSup>
                      <m:sSupPr>
                        <m:ctrlPr>
                          <w:ins w:id="478" w:author="Gibran Hemani" w:date="2020-01-22T16:11: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479" w:author="Gibran Hemani" w:date="2020-01-22T16:11: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480"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sSup>
                      <m:sSupPr>
                        <m:ctrlPr>
                          <w:ins w:id="481" w:author="Gibran Hemani" w:date="2020-01-22T16:11: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7364A5A7" w14:textId="77777777" w:rsidR="00C5195D" w:rsidRDefault="00EE1D21">
      <w:pPr>
        <w:pStyle w:val="FirstParagraph"/>
      </w:pPr>
      <w:r>
        <w:t xml:space="preserve">we can obtain the ratio of </w:t>
      </w:r>
      <w:r w:rsidR="008728B3">
        <w:t>test statistic variances</w:t>
      </w:r>
    </w:p>
    <w:p w14:paraId="7733E5CF" w14:textId="77777777" w:rsidR="00C5195D" w:rsidRDefault="003B5002">
      <w:pPr>
        <w:pStyle w:val="BodyText"/>
      </w:pPr>
      <m:oMathPara>
        <m:oMathParaPr>
          <m:jc m:val="center"/>
        </m:oMathParaPr>
        <m:oMath>
          <m:m>
            <m:mPr>
              <m:plcHide m:val="1"/>
              <m:mcs>
                <m:mc>
                  <m:mcPr>
                    <m:count m:val="1"/>
                    <m:mcJc m:val="right"/>
                  </m:mcPr>
                </m:mc>
              </m:mcs>
              <m:ctrlPr>
                <w:ins w:id="482" w:author="Gibran Hemani" w:date="2020-01-22T16:11:00Z">
                  <w:rPr>
                    <w:rFonts w:ascii="Cambria Math" w:hAnsi="Cambria Math"/>
                  </w:rPr>
                </w:ins>
              </m:ctrlPr>
            </m:mPr>
            <m:mr>
              <m:e>
                <m:r>
                  <w:rPr>
                    <w:rFonts w:ascii="Cambria Math" w:hAnsi="Cambria Math"/>
                  </w:rPr>
                  <m:t>var(δ)/var(</m:t>
                </m:r>
                <m:sSub>
                  <m:sSubPr>
                    <m:ctrlPr>
                      <w:ins w:id="483" w:author="Gibran Hemani" w:date="2020-01-22T16:11: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)=E(F)=1+</m:t>
                </m:r>
                <m:f>
                  <m:fPr>
                    <m:ctrlPr>
                      <w:ins w:id="484" w:author="Gibran Hemani" w:date="2020-01-22T16:11:00Z">
                        <w:rPr>
                          <w:rFonts w:ascii="Cambria Math" w:hAnsi="Cambria Math"/>
                        </w:rPr>
                      </w:ins>
                    </m:ctrlPr>
                  </m:fPr>
                  <m:num>
                    <m:r>
                      <w:rPr>
                        <w:rFonts w:ascii="Cambria Math" w:hAnsi="Cambria Math"/>
                      </w:rPr>
                      <m:t>D(1-2</m:t>
                    </m:r>
                    <m:sSub>
                      <m:sSubPr>
                        <m:ctrlPr>
                          <w:ins w:id="485" w:author="Gibran Hemani" w:date="2020-01-22T16:11: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486"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487"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488"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489" w:author="Gibran Hemani" w:date="2020-01-22T16:11:00Z">
                        <w:rPr>
                          <w:rFonts w:ascii="Cambria Math" w:hAnsi="Cambria Math"/>
                        </w:rPr>
                      </w:ins>
                    </m:ctrlPr>
                  </m:fPr>
                  <m:num>
                    <m:sSup>
                      <m:sSupPr>
                        <m:ctrlPr>
                          <w:ins w:id="490" w:author="Gibran Hemani" w:date="2020-01-22T16:11: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491"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sSup>
                      <m:sSupPr>
                        <m:ctrlPr>
                          <w:ins w:id="492" w:author="Gibran Hemani" w:date="2020-01-22T16:11: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493" w:author="Gibran Hemani" w:date="2020-01-22T16:11: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494"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sSup>
                      <m:sSupPr>
                        <m:ctrlPr>
                          <w:ins w:id="495" w:author="Gibran Hemani" w:date="2020-01-22T16:11: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1D043701" w14:textId="357A0B8F" w:rsidR="00C5195D" w:rsidRDefault="00EE1D21">
      <w:pPr>
        <w:pStyle w:val="FirstParagraph"/>
      </w:pPr>
      <w:commentRangeStart w:id="496"/>
      <w:r>
        <w:t xml:space="preserve">Unless </w:t>
      </w:r>
      <m:oMath>
        <m:r>
          <w:rPr>
            <w:rFonts w:ascii="Cambria Math" w:hAnsi="Cambria Math"/>
          </w:rPr>
          <m:t>D=0</m:t>
        </m:r>
      </m:oMath>
      <w:r>
        <w:t xml:space="preserve">, </w:t>
      </w:r>
      <m:oMath>
        <m:sSub>
          <m:sSubPr>
            <m:ctrlPr>
              <w:ins w:id="497" w:author="Gibran Hemani" w:date="2020-01-22T16:11: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ins w:id="498" w:author="Gibran Hemani" w:date="2020-01-22T16:11: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w:t>
      </w:r>
      <w:proofErr w:type="spellStart"/>
      <w:r>
        <w:t>s</w:t>
      </w:r>
      <w:proofErr w:type="spellEnd"/>
      <w:r>
        <w:t xml:space="preserve"> different from that under the linear model. </w:t>
      </w:r>
      <w:r w:rsidR="008728B3">
        <w:t>This</w:t>
      </w:r>
      <w:r>
        <w:t xml:space="preserve"> also shows that the inflation </w:t>
      </w:r>
      <w:ins w:id="499" w:author="Gibran Hemani" w:date="2020-01-22T16:36:00Z">
        <w:r w:rsidR="002C3FEB">
          <w:t xml:space="preserve">(or deflation) </w:t>
        </w:r>
      </w:ins>
      <w:r>
        <w:t>term does not depend on the allele frequency at the unlinked</w:t>
      </w:r>
      <w:r w:rsidR="006511AB">
        <w:t xml:space="preserve"> </w:t>
      </w:r>
      <w:r w:rsidR="006511AB" w:rsidRPr="00A77B67">
        <w:rPr>
          <w:i/>
          <w:iCs/>
        </w:rPr>
        <w:t>trans</w:t>
      </w:r>
      <w:r>
        <w:t xml:space="preserve"> locus. For the parameters used in the simulation above, </w:t>
      </w:r>
      <w:r w:rsidR="006511AB">
        <w:t xml:space="preserve">we find that </w:t>
      </w:r>
      <m:oMath>
        <m:r>
          <w:rPr>
            <w:rFonts w:ascii="Cambria Math" w:hAnsi="Cambria Math"/>
          </w:rPr>
          <m:t>E(F)=3.47</m:t>
        </m:r>
      </m:oMath>
      <w:r>
        <w:t>, agreeing with the results from the simulation.</w:t>
      </w:r>
      <w:commentRangeEnd w:id="496"/>
      <w:r w:rsidR="00EB3ADC">
        <w:rPr>
          <w:rStyle w:val="CommentReference"/>
        </w:rPr>
        <w:commentReference w:id="496"/>
      </w:r>
    </w:p>
    <w:p w14:paraId="45BEDE21" w14:textId="74F361C4" w:rsidR="00C5195D" w:rsidRDefault="001572B8">
      <w:pPr>
        <w:pStyle w:val="Heading2"/>
      </w:pPr>
      <w:r>
        <w:t>Test statistic inflation in the diploid case</w:t>
      </w:r>
    </w:p>
    <w:p w14:paraId="154CD7A1" w14:textId="23F317AB" w:rsidR="001572B8" w:rsidRPr="001572B8" w:rsidRDefault="006511AB" w:rsidP="001572B8">
      <w:pPr>
        <w:pStyle w:val="FirstParagraph"/>
      </w:pPr>
      <w:r>
        <w:t>We have d</w:t>
      </w:r>
      <w:r w:rsidR="00EE1D21">
        <w:t>emonstrated that the mean and the variance of the test statistic is higher than expected under a simplified haploid model</w:t>
      </w:r>
      <w:r>
        <w:t>.</w:t>
      </w:r>
      <w:r w:rsidR="00EE1D21">
        <w:t xml:space="preserve"> </w:t>
      </w:r>
      <w:r>
        <w:t>W</w:t>
      </w:r>
      <w:r w:rsidR="00EE1D21">
        <w:t xml:space="preserve">e now use simulations to explore the </w:t>
      </w:r>
      <w:r w:rsidR="00766274">
        <w:t>behavior</w:t>
      </w:r>
      <w:r w:rsidR="00EE1D21">
        <w:t xml:space="preserve"> of the test statistic </w:t>
      </w:r>
      <w:r w:rsidR="00C04944">
        <w:t xml:space="preserve">in the diploid context, </w:t>
      </w:r>
      <w:r w:rsidR="001572B8">
        <w:t xml:space="preserve">using the </w:t>
      </w:r>
      <w:r w:rsidR="00EE1D21">
        <w:t xml:space="preserve">H2014 </w:t>
      </w:r>
      <w:r w:rsidR="001572B8">
        <w:t xml:space="preserve">signals as examples </w:t>
      </w:r>
      <w:r w:rsidR="00EE1D21">
        <w:t>(Methods).</w:t>
      </w:r>
      <w:r w:rsidR="001572B8">
        <w:t xml:space="preserve"> Because of the scale of the original analysis it is difficult to mimic the conditions that gave rise to the H2014 signals, but we can evaluate the liability for test statistic inflation with respect to the variants reported.</w:t>
      </w:r>
    </w:p>
    <w:p w14:paraId="6550AF1F" w14:textId="17BEB077" w:rsidR="00C5195D" w:rsidRDefault="00EE1D21">
      <w:pPr>
        <w:pStyle w:val="BodyText"/>
      </w:pPr>
      <w:r>
        <w:t>There were 846 samples in the discovery and a combined 2</w:t>
      </w:r>
      <w:r w:rsidR="00766274">
        <w:t>,</w:t>
      </w:r>
      <w:r>
        <w:t xml:space="preserve">131 in the replication datasets used in </w:t>
      </w:r>
      <w:r w:rsidR="005C70F4">
        <w:t>Hemani at al 2014</w:t>
      </w:r>
      <w:r>
        <w:t xml:space="preserve">. We reported </w:t>
      </w:r>
      <w:r>
        <w:rPr>
          <w:i/>
        </w:rPr>
        <w:t>MBNL1</w:t>
      </w:r>
      <w:r>
        <w:t xml:space="preserve"> gene expression being influenced by</w:t>
      </w:r>
      <w:ins w:id="500" w:author="Gibran Hemani" w:date="2020-01-22T22:58:00Z">
        <w:r w:rsidR="00595B82">
          <w:t xml:space="preserve"> 11 </w:t>
        </w:r>
      </w:ins>
      <w:del w:id="501" w:author="Gibran Hemani" w:date="2020-01-22T22:59:00Z">
        <w:r w:rsidDel="00595B82">
          <w:delText xml:space="preserve"> </w:delText>
        </w:r>
        <w:r w:rsidR="005C70F4" w:rsidDel="00595B82">
          <w:delText xml:space="preserve">five </w:delText>
        </w:r>
      </w:del>
      <w:r w:rsidRPr="00A77B67">
        <w:rPr>
          <w:i/>
        </w:rPr>
        <w:t>cis-trans</w:t>
      </w:r>
      <w:r>
        <w:t xml:space="preserve"> epistatic interactions, where the </w:t>
      </w:r>
      <w:r w:rsidRPr="00F23542">
        <w:rPr>
          <w:i/>
          <w:iCs/>
          <w:rPrChange w:id="502" w:author="Gibran Hemani" w:date="2020-01-22T16:36:00Z">
            <w:rPr/>
          </w:rPrChange>
        </w:rPr>
        <w:t>cis</w:t>
      </w:r>
      <w:r>
        <w:t xml:space="preserve"> variant was rs13069559.</w:t>
      </w:r>
      <w:r w:rsidR="00DD3442">
        <w:t xml:space="preserve"> </w:t>
      </w:r>
      <w:ins w:id="503" w:author="Gibran Hemani" w:date="2020-01-22T22:59:00Z">
        <w:r w:rsidR="00595B82">
          <w:t xml:space="preserve">Five of these </w:t>
        </w:r>
        <w:r w:rsidR="00595B82">
          <w:t>replicated at the Bonferroni level</w:t>
        </w:r>
        <w:r w:rsidR="00595B82">
          <w:t xml:space="preserve"> (p &lt; 0.05/501)</w:t>
        </w:r>
      </w:ins>
      <w:del w:id="504" w:author="Gibran Hemani" w:date="2020-01-22T23:00:00Z">
        <w:r w:rsidR="00DD3442" w:rsidDel="00595B82">
          <w:delText xml:space="preserve">These discovered </w:delText>
        </w:r>
        <w:r w:rsidDel="00595B82">
          <w:delText>associations replicated at the Bonferroni level in the independent replication sample</w:delText>
        </w:r>
        <w:r w:rsidR="00DD3442" w:rsidDel="00595B82">
          <w:delText>,</w:delText>
        </w:r>
      </w:del>
      <w:r w:rsidR="00DD3442">
        <w:t xml:space="preserve"> but the genomic inflation factor for this locus was 3.1</w:t>
      </w:r>
      <w:r w:rsidR="00033CE7">
        <w:t>5</w:t>
      </w:r>
      <w:ins w:id="505" w:author="Gibran Hemani" w:date="2020-01-22T23:00:00Z">
        <w:r w:rsidR="00595B82">
          <w:t xml:space="preserve"> and the additive </w:t>
        </w:r>
        <w:r w:rsidR="00595B82" w:rsidRPr="00595B82">
          <w:rPr>
            <w:i/>
            <w:iCs/>
            <w:rPrChange w:id="506" w:author="Gibran Hemani" w:date="2020-01-22T23:00:00Z">
              <w:rPr/>
            </w:rPrChange>
          </w:rPr>
          <w:t>cis</w:t>
        </w:r>
        <w:r w:rsidR="00595B82">
          <w:rPr>
            <w:i/>
            <w:iCs/>
          </w:rPr>
          <w:t>-</w:t>
        </w:r>
        <w:r w:rsidR="00595B82">
          <w:t>va</w:t>
        </w:r>
      </w:ins>
      <w:ins w:id="507" w:author="Gibran Hemani" w:date="2020-01-22T23:01:00Z">
        <w:r w:rsidR="00595B82">
          <w:t>riant explained 10.5% of the phenotypic variance</w:t>
        </w:r>
      </w:ins>
      <w:r>
        <w:t xml:space="preserve">. Fitting the fine-mapped additive </w:t>
      </w:r>
      <w:r w:rsidRPr="00A77B67">
        <w:rPr>
          <w:i/>
        </w:rPr>
        <w:t>cis</w:t>
      </w:r>
      <w:r>
        <w:t xml:space="preserve">-variant rs67903230 attenuated the </w:t>
      </w:r>
      <w:r w:rsidRPr="00A77B67">
        <w:rPr>
          <w:i/>
        </w:rPr>
        <w:t>cis-trans</w:t>
      </w:r>
      <w:r>
        <w:t xml:space="preserve"> signals involving rs13069559. </w:t>
      </w:r>
      <w:r w:rsidR="00BF2340">
        <w:t>W</w:t>
      </w:r>
      <w:r>
        <w:t xml:space="preserve">e used </w:t>
      </w:r>
      <w:r w:rsidR="00BF2340">
        <w:t xml:space="preserve">real genotype data of </w:t>
      </w:r>
      <w:r>
        <w:t>the rs67903230 variant to simulate a phenotype with a large additive effect, and then performed the 4</w:t>
      </w:r>
      <w:r w:rsidR="00766274">
        <w:t xml:space="preserve"> </w:t>
      </w:r>
      <w:proofErr w:type="spellStart"/>
      <w:r>
        <w:t>d</w:t>
      </w:r>
      <w:r w:rsidR="00766274">
        <w:t>.</w:t>
      </w:r>
      <w:r>
        <w:t>f</w:t>
      </w:r>
      <w:r w:rsidR="00766274">
        <w:t>.</w:t>
      </w:r>
      <w:proofErr w:type="spellEnd"/>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r w:rsidR="00DD7081">
        <w:t xml:space="preserve">We used the rs13069559 variant based on the reasoning that if it was detected due to test statistic </w:t>
      </w:r>
      <w:r w:rsidR="00DD7081">
        <w:lastRenderedPageBreak/>
        <w:t xml:space="preserve">inflation then it was ascertained for its LD properties with the rs67903230 </w:t>
      </w:r>
      <w:r w:rsidR="00DD7081" w:rsidRPr="00F23542">
        <w:rPr>
          <w:i/>
          <w:iCs/>
          <w:rPrChange w:id="508" w:author="Gibran Hemani" w:date="2020-01-22T16:37:00Z">
            <w:rPr/>
          </w:rPrChange>
        </w:rPr>
        <w:t>cis</w:t>
      </w:r>
      <w:r w:rsidR="00DD7081">
        <w:t>-addit</w:t>
      </w:r>
      <w:ins w:id="509" w:author="Gibran Hemani" w:date="2020-01-22T16:37:00Z">
        <w:r w:rsidR="00F23542">
          <w:t>i</w:t>
        </w:r>
      </w:ins>
      <w:r w:rsidR="00DD7081">
        <w:t>ve causal variant. In the simulations, a</w:t>
      </w:r>
      <w:r>
        <w:t xml:space="preserve">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635B34F1" w14:textId="21F5FC36" w:rsidR="00C5195D" w:rsidRDefault="00EE1D21" w:rsidP="00E962B0">
      <w:pPr>
        <w:pStyle w:val="BodyText"/>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p>
    <w:p w14:paraId="74D96FBE" w14:textId="192DB79F" w:rsidR="007B4C48" w:rsidRDefault="00033CE7" w:rsidP="00E962B0">
      <w:pPr>
        <w:pStyle w:val="BodyText"/>
      </w:pPr>
      <w:r>
        <w:t xml:space="preserve">Extending </w:t>
      </w:r>
      <w:r w:rsidR="007B4C48">
        <w:t xml:space="preserve">these simulations </w:t>
      </w:r>
      <w:r>
        <w:t xml:space="preserve">to more scenarios </w:t>
      </w:r>
      <w:r w:rsidR="007B4C48">
        <w:t xml:space="preserve">by expanding to more loci amongst the H2014 signals </w:t>
      </w:r>
      <w:r w:rsidR="00F35CF4">
        <w:t xml:space="preserve">resulted in slightly less inflation because </w:t>
      </w:r>
      <w:r w:rsidR="00DD3442">
        <w:t>we are no longer ascertaining for a locus that is known to have high inflation and high replication rates</w:t>
      </w:r>
      <w:r w:rsidR="007B4C48">
        <w:t>.</w:t>
      </w:r>
    </w:p>
    <w:p w14:paraId="3D0AE4FB" w14:textId="77777777" w:rsidR="00C5195D" w:rsidRDefault="00EE1D21">
      <w:pPr>
        <w:pStyle w:val="Heading2"/>
      </w:pPr>
      <w:bookmarkStart w:id="510" w:name="X90cf84505d1b51210af0f4630444161ad134463"/>
      <w:r>
        <w:t>Replication rate of false discovery signals</w:t>
      </w:r>
      <w:bookmarkEnd w:id="510"/>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discovery sample operating on the LD </w:t>
      </w:r>
      <m:oMath>
        <m:sSup>
          <m:sSupPr>
            <m:ctrlPr>
              <w:ins w:id="511" w:author="Gibran Hemani" w:date="2020-01-22T16:11:00Z">
                <w:rPr>
                  <w:rFonts w:ascii="Cambria Math" w:hAnsi="Cambria Math"/>
                </w:rPr>
              </w:ins>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7777777" w:rsidR="00C5195D" w:rsidRDefault="00EE1D21">
      <w:pPr>
        <w:pStyle w:val="BodyText"/>
      </w:pPr>
      <w:r>
        <w:t>Using the simulations described in the previous section, we were able to compare the genomic inflation factor obtained in the discovery data against the replication data. Figure 4 demonstrates a strong relationship, though the correlation of the F-statistics in the discovery and the replication was small (Figure 5). We next asked if a simulation had at least one significant effect</w:t>
      </w:r>
      <w:r w:rsidR="00671FF1">
        <w:t xml:space="preserve"> then</w:t>
      </w:r>
      <w:r>
        <w:t xml:space="preserve"> what was the replication rate of that significant effect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(Figure 6).</w:t>
      </w:r>
    </w:p>
    <w:p w14:paraId="7EF885FE" w14:textId="7DC9FCF5" w:rsidR="00350F91" w:rsidDel="00350F91" w:rsidRDefault="00EE1D21" w:rsidP="00350F91">
      <w:pPr>
        <w:pStyle w:val="BodyText"/>
        <w:rPr>
          <w:del w:id="512" w:author="Gibran Hemani" w:date="2020-01-22T16:41:00Z"/>
          <w:moveTo w:id="513" w:author="Gibran Hemani" w:date="2020-01-22T16:41:00Z"/>
        </w:rPr>
      </w:pPr>
      <w:r>
        <w:t xml:space="preserve">These simulations were designed to be as </w:t>
      </w:r>
      <w:r w:rsidR="00766274">
        <w:t>favorable</w:t>
      </w:r>
      <w:r>
        <w:t xml:space="preserve"> as possible to generate false positive interaction terms</w:t>
      </w:r>
      <w:r w:rsidR="00020664">
        <w:t xml:space="preserve">. </w:t>
      </w:r>
      <w:proofErr w:type="spellStart"/>
      <w:r w:rsidR="00020664">
        <w:t>Analysing</w:t>
      </w:r>
      <w:proofErr w:type="spellEnd"/>
      <w:r w:rsidR="00020664">
        <w:t xml:space="preserve"> </w:t>
      </w:r>
      <w:proofErr w:type="gramStart"/>
      <w:r w:rsidR="00020664">
        <w:t>less</w:t>
      </w:r>
      <w:proofErr w:type="gramEnd"/>
      <w:r w:rsidR="00020664">
        <w:t xml:space="preserve"> extreme scenarios (Methods) gave less striking replication rates.</w:t>
      </w:r>
      <w:r>
        <w:t xml:space="preserve"> </w:t>
      </w:r>
      <w:moveToRangeStart w:id="514" w:author="Gibran Hemani" w:date="2020-01-22T16:41:00Z" w:name="move30603695"/>
      <w:moveTo w:id="515" w:author="Gibran Hemani" w:date="2020-01-22T16:41:00Z">
        <w:r w:rsidR="00350F91">
          <w:t>Further simulations</w:t>
        </w:r>
      </w:moveTo>
      <w:ins w:id="516" w:author="Gibran Hemani" w:date="2020-01-22T19:12:00Z">
        <w:r w:rsidR="00F661B2">
          <w:t>,</w:t>
        </w:r>
      </w:ins>
      <w:moveTo w:id="517" w:author="Gibran Hemani" w:date="2020-01-22T16:41:00Z">
        <w:r w:rsidR="00350F91">
          <w:t xml:space="preserve"> in which the scenarios incorporating more loci (Methods)</w:t>
        </w:r>
      </w:moveTo>
      <w:ins w:id="518" w:author="Gibran Hemani" w:date="2020-01-22T19:13:00Z">
        <w:r w:rsidR="00F661B2">
          <w:t>,</w:t>
        </w:r>
      </w:ins>
      <w:moveTo w:id="519" w:author="Gibran Hemani" w:date="2020-01-22T16:41:00Z">
        <w:r w:rsidR="00350F91">
          <w:t xml:space="preserve"> resulted in lower experiment wide replication rates</w:t>
        </w:r>
      </w:moveTo>
      <w:ins w:id="520" w:author="Gibran Hemani" w:date="2020-01-22T22:57:00Z">
        <w:r w:rsidR="00595B82">
          <w:t xml:space="preserve"> </w:t>
        </w:r>
      </w:ins>
      <w:moveTo w:id="521" w:author="Gibran Hemani" w:date="2020-01-22T16:41:00Z">
        <w:del w:id="522" w:author="Gibran Hemani" w:date="2020-01-22T22:57:00Z">
          <w:r w:rsidR="00350F91" w:rsidDel="00595B82">
            <w:delText xml:space="preserve">. </w:delText>
          </w:r>
        </w:del>
        <w:r w:rsidR="00350F91">
          <w:t>(Figure 6)</w:t>
        </w:r>
      </w:moveTo>
      <w:ins w:id="523" w:author="Gibran Hemani" w:date="2020-01-22T16:41:00Z">
        <w:r w:rsidR="00350F91">
          <w:t xml:space="preserve">. </w:t>
        </w:r>
      </w:ins>
    </w:p>
    <w:moveToRangeEnd w:id="514"/>
    <w:p w14:paraId="2C5DBE82" w14:textId="5B0D8D54" w:rsidR="00C5195D" w:rsidRDefault="00020664" w:rsidP="00595B82">
      <w:pPr>
        <w:pStyle w:val="BodyText"/>
        <w:pPrChange w:id="524" w:author="Gibran Hemani" w:date="2020-01-22T22:57:00Z">
          <w:pPr>
            <w:pStyle w:val="BodyText"/>
          </w:pPr>
        </w:pPrChange>
      </w:pPr>
      <w:del w:id="525" w:author="Gibran Hemani" w:date="2020-01-22T22:57:00Z">
        <w:r w:rsidDel="00595B82">
          <w:delText>I</w:delText>
        </w:r>
        <w:r w:rsidR="00EE1D21" w:rsidDel="00595B82">
          <w:delText xml:space="preserve">t is </w:delText>
        </w:r>
      </w:del>
      <w:ins w:id="526" w:author="Gibran Hemani" w:date="2020-01-22T22:57:00Z">
        <w:r w:rsidR="00595B82">
          <w:t xml:space="preserve">These simulations do not </w:t>
        </w:r>
      </w:ins>
      <w:ins w:id="527" w:author="Gibran Hemani" w:date="2020-01-22T22:58:00Z">
        <w:r w:rsidR="00595B82">
          <w:t xml:space="preserve">perfectly mimic the </w:t>
        </w:r>
      </w:ins>
      <w:ins w:id="528" w:author="Gibran Hemani" w:date="2020-01-22T23:01:00Z">
        <w:r w:rsidR="00595B82">
          <w:t xml:space="preserve">H2014 </w:t>
        </w:r>
      </w:ins>
      <w:proofErr w:type="gramStart"/>
      <w:ins w:id="529" w:author="Gibran Hemani" w:date="2020-01-22T23:02:00Z">
        <w:r w:rsidR="00595B82">
          <w:t>context</w:t>
        </w:r>
        <w:proofErr w:type="gramEnd"/>
        <w:r w:rsidR="00595B82">
          <w:t xml:space="preserve"> but they do appear to </w:t>
        </w:r>
      </w:ins>
      <w:ins w:id="530" w:author="Gibran Hemani" w:date="2020-01-22T23:03:00Z">
        <w:r w:rsidR="00595B82">
          <w:t xml:space="preserve">exhibit much </w:t>
        </w:r>
        <w:r w:rsidR="00595B82">
          <w:lastRenderedPageBreak/>
          <w:t xml:space="preserve">lower replication rates for the </w:t>
        </w:r>
        <w:r w:rsidR="00595B82" w:rsidRPr="00595B82">
          <w:rPr>
            <w:i/>
            <w:iCs/>
            <w:rPrChange w:id="531" w:author="Gibran Hemani" w:date="2020-01-22T23:03:00Z">
              <w:rPr/>
            </w:rPrChange>
          </w:rPr>
          <w:t>MBNL1</w:t>
        </w:r>
        <w:r w:rsidR="00595B82">
          <w:t xml:space="preserve"> locus than was observed empiricall</w:t>
        </w:r>
      </w:ins>
      <w:ins w:id="532" w:author="Gibran Hemani" w:date="2020-01-22T23:04:00Z">
        <w:r w:rsidR="00595B82">
          <w:t>y</w:t>
        </w:r>
      </w:ins>
      <w:ins w:id="533" w:author="Gibran Hemani" w:date="2020-01-22T23:06:00Z">
        <w:r w:rsidR="00511E17">
          <w:t xml:space="preserve"> (Figure 5, top plot)</w:t>
        </w:r>
      </w:ins>
      <w:ins w:id="534" w:author="Gibran Hemani" w:date="2020-01-22T23:04:00Z">
        <w:r w:rsidR="00595B82">
          <w:t xml:space="preserve">. </w:t>
        </w:r>
      </w:ins>
      <w:del w:id="535" w:author="Gibran Hemani" w:date="2020-01-22T23:03:00Z">
        <w:r w:rsidR="00EE1D21" w:rsidDel="00595B82">
          <w:delText xml:space="preserve">unclear why the H2014 </w:delText>
        </w:r>
        <w:r w:rsidR="004A0652" w:rsidDel="00595B82">
          <w:delText xml:space="preserve">signals replicated at a </w:delText>
        </w:r>
        <w:r w:rsidR="00EE1D21" w:rsidDel="00595B82">
          <w:delText xml:space="preserve">rate that is higher than those found in these simulations. </w:delText>
        </w:r>
      </w:del>
      <w:proofErr w:type="spellStart"/>
      <w:r w:rsidR="00EE1D21">
        <w:t>One</w:t>
      </w:r>
      <w:proofErr w:type="spellEnd"/>
      <w:r w:rsidR="00EE1D21">
        <w:t xml:space="preserve"> possibility is that </w:t>
      </w:r>
      <w:ins w:id="536" w:author="Gibran Hemani" w:date="2020-01-22T23:04:00Z">
        <w:r w:rsidR="00164F8E">
          <w:t xml:space="preserve">the </w:t>
        </w:r>
      </w:ins>
      <w:ins w:id="537" w:author="Gibran Hemani" w:date="2020-01-22T23:05:00Z">
        <w:r w:rsidR="00164F8E">
          <w:t>contextual differences between the empirical analysis and the simula</w:t>
        </w:r>
        <w:bookmarkStart w:id="538" w:name="_GoBack"/>
        <w:bookmarkEnd w:id="538"/>
        <w:r w:rsidR="00164F8E">
          <w:t xml:space="preserve">tions incurs </w:t>
        </w:r>
      </w:ins>
      <w:ins w:id="539" w:author="Gibran Hemani" w:date="2020-01-22T23:06:00Z">
        <w:r w:rsidR="00164F8E">
          <w:t xml:space="preserve">differences in replication rates; a second is that </w:t>
        </w:r>
      </w:ins>
      <w:r w:rsidR="00EE1D21">
        <w:t xml:space="preserve">there is a mixture of false positives and true epistatic effects amongst those discovered in </w:t>
      </w:r>
      <w:r w:rsidR="004A0652">
        <w:t>Hemani et al 2014</w:t>
      </w:r>
      <w:ins w:id="540" w:author="Gibran Hemani" w:date="2020-01-22T23:06:00Z">
        <w:r w:rsidR="00164F8E">
          <w:t>; and a third</w:t>
        </w:r>
      </w:ins>
      <w:ins w:id="541" w:author="Gibran Hemani" w:date="2020-01-22T23:04:00Z">
        <w:r w:rsidR="00595B82">
          <w:t xml:space="preserve"> is that </w:t>
        </w:r>
      </w:ins>
      <w:ins w:id="542" w:author="Gibran Hemani" w:date="2020-01-22T16:40:00Z">
        <w:r w:rsidR="00350F91">
          <w:t xml:space="preserve">there </w:t>
        </w:r>
      </w:ins>
      <w:ins w:id="543" w:author="Gibran Hemani" w:date="2020-01-22T23:04:00Z">
        <w:r w:rsidR="00595B82">
          <w:t xml:space="preserve">are </w:t>
        </w:r>
      </w:ins>
      <w:ins w:id="544" w:author="Gibran Hemani" w:date="2020-01-22T16:40:00Z">
        <w:r w:rsidR="00350F91">
          <w:t xml:space="preserve">additional statistical issues with the classical test </w:t>
        </w:r>
      </w:ins>
      <w:ins w:id="545" w:author="Gibran Hemani" w:date="2020-01-22T16:41:00Z">
        <w:r w:rsidR="00350F91">
          <w:t xml:space="preserve">that we are not aware of, </w:t>
        </w:r>
      </w:ins>
      <w:ins w:id="546" w:author="Gibran Hemani" w:date="2020-01-22T16:40:00Z">
        <w:r w:rsidR="00350F91">
          <w:t>that could inflate the replication rate</w:t>
        </w:r>
      </w:ins>
      <w:r w:rsidR="00EE1D21">
        <w:t>.</w:t>
      </w:r>
      <w:r w:rsidR="00033CE7">
        <w:t xml:space="preserve"> </w:t>
      </w:r>
      <w:moveFromRangeStart w:id="547" w:author="Gibran Hemani" w:date="2020-01-22T16:41:00Z" w:name="move30603695"/>
      <w:moveFrom w:id="548" w:author="Gibran Hemani" w:date="2020-01-22T16:41:00Z">
        <w:r w:rsidR="00033CE7" w:rsidDel="00350F91">
          <w:t>Further simulations in which the scenarios incorporating more loci (Methods) resulted in lower experiment wide replication rates. (Figure 6)</w:t>
        </w:r>
      </w:moveFrom>
      <w:moveFromRangeEnd w:id="547"/>
    </w:p>
    <w:p w14:paraId="23625692" w14:textId="78386448" w:rsidR="00C5195D" w:rsidRDefault="00EE1D21">
      <w:pPr>
        <w:pStyle w:val="Heading2"/>
      </w:pPr>
      <w:bookmarkStart w:id="549" w:name="measurement-error-in-the-causal-additive"/>
      <w:r>
        <w:t>Measurement error in the</w:t>
      </w:r>
      <w:r w:rsidR="008541CB">
        <w:t xml:space="preserve"> </w:t>
      </w:r>
      <w:bookmarkEnd w:id="549"/>
      <w:r w:rsidR="00020664" w:rsidRPr="009654A9">
        <w:rPr>
          <w:i/>
          <w:iCs/>
        </w:rPr>
        <w:t>cis</w:t>
      </w:r>
      <w:r w:rsidR="00020664">
        <w:t xml:space="preserve"> additive causal variant</w:t>
      </w:r>
    </w:p>
    <w:p w14:paraId="0E9FF49C" w14:textId="74DCC034"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the 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(Figure 7).</w:t>
      </w:r>
    </w:p>
    <w:p w14:paraId="2977C8C9" w14:textId="71B49712"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rsidR="003B7E04">
        <w:fldChar w:fldCharType="begin" w:fldLock="1"/>
      </w:r>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3B7E04">
        <w:fldChar w:fldCharType="separate"/>
      </w:r>
      <w:r w:rsidR="003B7E04" w:rsidRPr="003B7E04">
        <w:rPr>
          <w:noProof/>
          <w:vertAlign w:val="superscript"/>
        </w:rPr>
        <w:t>15</w:t>
      </w:r>
      <w:r w:rsidR="003B7E04">
        <w:fldChar w:fldCharType="end"/>
      </w:r>
      <w:r>
        <w:t xml:space="preserve"> - 1) retaining SNPs only present on Illumina </w:t>
      </w:r>
      <w:proofErr w:type="spellStart"/>
      <w:r>
        <w:t>CoreExome</w:t>
      </w:r>
      <w:proofErr w:type="spellEnd"/>
      <w:r>
        <w:t xml:space="preserve"> array, 2) variants imputed from this array to the HapMap2 reference panel</w:t>
      </w:r>
      <w:r w:rsidR="00144593">
        <w:fldChar w:fldCharType="begin" w:fldLock="1"/>
      </w:r>
      <w:r w:rsidR="006D067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16&lt;/sup&gt;","plainTextFormattedCitation":"16","previouslyFormattedCitation":"&lt;sup&gt;16&lt;/sup&gt;"},"properties":{"noteIndex":0},"schema":"https://github.com/citation-style-language/schema/raw/master/csl-citation.json"}</w:instrText>
      </w:r>
      <w:r w:rsidR="00144593">
        <w:fldChar w:fldCharType="separate"/>
      </w:r>
      <w:r w:rsidR="003B7E04" w:rsidRPr="003B7E04">
        <w:rPr>
          <w:noProof/>
          <w:vertAlign w:val="superscript"/>
        </w:rPr>
        <w:t>16</w:t>
      </w:r>
      <w:r w:rsidR="00144593">
        <w:fldChar w:fldCharType="end"/>
      </w:r>
      <w:r>
        <w:t>, 3) variants imputed from this array to 1000 genomes reference panel</w:t>
      </w:r>
      <w:r w:rsidR="00144593">
        <w:fldChar w:fldCharType="begin" w:fldLock="1"/>
      </w:r>
      <w:r w:rsidR="006D067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eviouslyFormattedCitation":"&lt;sup&gt;17&lt;/sup&gt;"},"properties":{"noteIndex":0},"schema":"https://github.com/citation-style-language/schema/raw/master/csl-citation.json"}</w:instrText>
      </w:r>
      <w:r w:rsidR="00144593">
        <w:fldChar w:fldCharType="separate"/>
      </w:r>
      <w:r w:rsidR="003B7E04" w:rsidRPr="003B7E04">
        <w:rPr>
          <w:noProof/>
          <w:vertAlign w:val="superscript"/>
        </w:rPr>
        <w:t>17</w:t>
      </w:r>
      <w:r w:rsidR="00144593">
        <w:fldChar w:fldCharType="end"/>
      </w:r>
      <w:r>
        <w:t>,</w:t>
      </w:r>
      <w:r w:rsidR="00806BFC">
        <w:t xml:space="preserve"> and</w:t>
      </w:r>
      <w:r>
        <w:t xml:space="preserve"> 4) the original sequence data</w:t>
      </w:r>
      <w:r w:rsidR="00144593">
        <w:fldChar w:fldCharType="begin" w:fldLock="1"/>
      </w:r>
      <w:r w:rsidR="006D067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144593">
        <w:fldChar w:fldCharType="separate"/>
      </w:r>
      <w:r w:rsidR="003B7E04" w:rsidRPr="003B7E04">
        <w:rPr>
          <w:noProof/>
          <w:vertAlign w:val="superscript"/>
        </w:rPr>
        <w:t>18</w:t>
      </w:r>
      <w:r w:rsidR="00144593">
        <w:fldChar w:fldCharType="end"/>
      </w:r>
      <w:r>
        <w:t>. In each case we identified the top variant and tested for interaction against remaining SNPs. Figure 8 demonstrates that only when the sequence level data is available is it possible to prevent inflation of the test statistic.</w:t>
      </w:r>
    </w:p>
    <w:p w14:paraId="735E7EC3" w14:textId="77777777" w:rsidR="00C5195D" w:rsidRDefault="00EE1D21">
      <w:pPr>
        <w:pStyle w:val="Heading2"/>
      </w:pPr>
      <w:bookmarkStart w:id="550" w:name="additive-effect-heterogeneity"/>
      <w:r>
        <w:t>Additive effect heterogeneity</w:t>
      </w:r>
      <w:bookmarkEnd w:id="550"/>
    </w:p>
    <w:p w14:paraId="0B320471" w14:textId="6A6A5B5C"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the 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6D067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19,20&lt;/sup&gt;","plainTextFormattedCitation":"19,20","previouslyFormattedCitation":"&lt;sup&gt;19,20&lt;/sup&gt;"},"properties":{"noteIndex":0},"schema":"https://github.com/citation-style-language/schema/raw/master/csl-citation.json"}</w:instrText>
      </w:r>
      <w:r w:rsidR="00691C75">
        <w:fldChar w:fldCharType="separate"/>
      </w:r>
      <w:r w:rsidR="003B7E04" w:rsidRPr="003B7E04">
        <w:rPr>
          <w:noProof/>
          <w:vertAlign w:val="superscript"/>
        </w:rPr>
        <w:t>19,20</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(Figure 9).</w:t>
      </w:r>
    </w:p>
    <w:p w14:paraId="18E1116F" w14:textId="77777777" w:rsidR="00C5195D" w:rsidRDefault="00EE1D21">
      <w:pPr>
        <w:pStyle w:val="Heading2"/>
      </w:pPr>
      <w:bookmarkStart w:id="551" w:name="discussion"/>
      <w:r>
        <w:lastRenderedPageBreak/>
        <w:t>Discussion</w:t>
      </w:r>
      <w:bookmarkEnd w:id="551"/>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47CF1B56"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r w:rsidR="00942811">
        <w:t xml:space="preserve"> In the original Hemani et al (2014) paper we argued that replication was a good standard for demonstrating statistic robustness. Our simulations demonstrate that this is insufficient to protect against statistical issues. Triangulating results for epistasis from statistical analysis alongside analytical approaches with non-overlapping limitations is of heightened importance in light of these results.</w:t>
      </w:r>
    </w:p>
    <w:p w14:paraId="312BD673" w14:textId="60F7ABFB"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6D067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21&lt;/sup&gt;","plainTextFormattedCitation":"21","previouslyFormattedCitation":"&lt;sup&gt;21&lt;/sup&gt;"},"properties":{"noteIndex":0},"schema":"https://github.com/citation-style-language/schema/raw/master/csl-citation.json"}</w:instrText>
      </w:r>
      <w:r w:rsidR="00691C75">
        <w:fldChar w:fldCharType="separate"/>
      </w:r>
      <w:r w:rsidR="003B7E04" w:rsidRPr="003B7E04">
        <w:rPr>
          <w:noProof/>
          <w:vertAlign w:val="superscript"/>
        </w:rPr>
        <w:t>21</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6D067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22&lt;/sup&gt;","plainTextFormattedCitation":"22","previouslyFormattedCitation":"&lt;sup&gt;22&lt;/sup&gt;"},"properties":{"noteIndex":0},"schema":"https://github.com/citation-style-language/schema/raw/master/csl-citation.json"}</w:instrText>
      </w:r>
      <w:r w:rsidR="00691C75">
        <w:fldChar w:fldCharType="separate"/>
      </w:r>
      <w:r w:rsidR="003B7E04" w:rsidRPr="003B7E04">
        <w:rPr>
          <w:noProof/>
          <w:vertAlign w:val="superscript"/>
        </w:rPr>
        <w:t>22</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strong but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isn’t completely captured. Such a scenario can arise even when the causal variant is known but is poorly typed </w:t>
      </w:r>
      <w:r w:rsidRPr="00A77B67">
        <w:rPr>
          <w:i/>
        </w:rPr>
        <w:t>e.g.</w:t>
      </w:r>
      <w:r>
        <w:t> due to imperfect imputation.</w:t>
      </w:r>
    </w:p>
    <w:p w14:paraId="79CECED1" w14:textId="3AA3659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nor if the assumption of constant causal effects across samples is violated</w:t>
      </w:r>
      <w:r>
        <w:t>. It does however improve matters substantially, and so we advocate that this should be done routinely.</w:t>
      </w:r>
    </w:p>
    <w:p w14:paraId="0DE12E5A" w14:textId="4D7CAEBC"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xml:space="preserve"> the variant that is not tagging an additive effect) is permuted. This would give an empirical distribution of the test </w:t>
      </w:r>
      <w:r>
        <w:lastRenderedPageBreak/>
        <w:t>statistic in the context of potential inflation. Non-parametric tests, if computationally tractable, may also be immune to this form of interaction test statistic inflation.</w:t>
      </w:r>
    </w:p>
    <w:p w14:paraId="12BBE114" w14:textId="7D3A4CF6"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unlikely to exist.</w:t>
      </w:r>
    </w:p>
    <w:p w14:paraId="4CB68073" w14:textId="77777777" w:rsidR="009C1170" w:rsidRDefault="009C1170" w:rsidP="00D229D5">
      <w:pPr>
        <w:pStyle w:val="Heading2"/>
      </w:pPr>
      <w:bookmarkStart w:id="552" w:name="methods"/>
    </w:p>
    <w:p w14:paraId="1516961B" w14:textId="77777777" w:rsidR="00C5195D" w:rsidRDefault="00EE1D21">
      <w:pPr>
        <w:pStyle w:val="Heading2"/>
      </w:pPr>
      <w:r>
        <w:t>Methods</w:t>
      </w:r>
      <w:bookmarkEnd w:id="552"/>
    </w:p>
    <w:p w14:paraId="1E89380B" w14:textId="77777777" w:rsidR="00C5195D" w:rsidRDefault="00EE1D21">
      <w:pPr>
        <w:pStyle w:val="Heading3"/>
      </w:pPr>
      <w:bookmarkStart w:id="553" w:name="genomic-inflation-in-the-discovery-data"/>
      <w:r>
        <w:t>Genomic inflation in the discovery data</w:t>
      </w:r>
      <w:bookmarkEnd w:id="553"/>
    </w:p>
    <w:p w14:paraId="1137B43F" w14:textId="56CEB6C7"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w:t>
      </w:r>
      <w:r w:rsidR="00B106BB">
        <w:t xml:space="preserve">(4 </w:t>
      </w:r>
      <w:proofErr w:type="spellStart"/>
      <w:r w:rsidR="00B106BB">
        <w:t>d.f.</w:t>
      </w:r>
      <w:proofErr w:type="spellEnd"/>
      <w:r w:rsidR="00B106BB">
        <w:t xml:space="preserve"> F tests) </w:t>
      </w:r>
      <w:r>
        <w:t xml:space="preserve">per analysis (varying depending on the </w:t>
      </w:r>
      <w:proofErr w:type="gramStart"/>
      <w:r w:rsidRPr="00A77B67">
        <w:rPr>
          <w:i/>
        </w:rPr>
        <w:t>cis</w:t>
      </w:r>
      <w:r>
        <w:t>-chromosome</w:t>
      </w:r>
      <w:proofErr w:type="gramEnd"/>
      <w:r>
        <w:t xml:space="preserve">, as that was omitted for the test). We calculated the genomic inflation factor </w:t>
      </w:r>
      <w:r w:rsidR="00B106BB">
        <w:t xml:space="preserve">distribution of test statistics by obtaining the median p-value, converting it to a 1 </w:t>
      </w:r>
      <w:proofErr w:type="spellStart"/>
      <w:r w:rsidR="00B106BB">
        <w:t>d.f.</w:t>
      </w:r>
      <w:proofErr w:type="spellEnd"/>
      <w:r w:rsidR="00B106BB">
        <w:t xml:space="preserve"> chi-square value, and dividing </w:t>
      </w:r>
      <w:r>
        <w:t xml:space="preserve">by the expected </w:t>
      </w:r>
      <w:r w:rsidR="00B106BB">
        <w:t xml:space="preserve">median 1 </w:t>
      </w:r>
      <w:proofErr w:type="spellStart"/>
      <w:r w:rsidR="00B106BB">
        <w:t>d.f.</w:t>
      </w:r>
      <w:proofErr w:type="spellEnd"/>
      <w:r w:rsidR="00B106BB">
        <w:t xml:space="preserve"> chi-square </w:t>
      </w:r>
      <w:r>
        <w:t>value of 0.455.</w:t>
      </w:r>
    </w:p>
    <w:p w14:paraId="210A9BD9" w14:textId="77777777" w:rsidR="00C5195D" w:rsidRDefault="00EE1D21">
      <w:pPr>
        <w:pStyle w:val="Heading3"/>
      </w:pPr>
      <w:bookmarkStart w:id="554" w:name="Xc9cdbfaf595308e0edcf05018a6bbf1229ea130"/>
      <w:r>
        <w:t>Simulations of discovery-replication scenarios</w:t>
      </w:r>
      <w:bookmarkEnd w:id="554"/>
    </w:p>
    <w:p w14:paraId="2F0987D5" w14:textId="6D053185"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 to create the two genetic datasets, such that realistic LD structures are present and there is genotype resampling between the discovery and replication. The ALSPAC data was imputed to 1000 genomes reference panel (Phase 3 version 1</w:t>
      </w:r>
      <w:proofErr w:type="gramStart"/>
      <w:r w:rsidR="00EE1D21">
        <w:t>), and</w:t>
      </w:r>
      <w:proofErr w:type="gramEnd"/>
      <w:r w:rsidR="00EE1D21">
        <w:t xml:space="preserve"> used to simulate the phenotype under an additive model, where a large additive effect was caused by a single variant.</w:t>
      </w:r>
    </w:p>
    <w:p w14:paraId="1BACD278" w14:textId="77777777" w:rsidR="00C5195D" w:rsidRDefault="00EE1D21">
      <w:pPr>
        <w:pStyle w:val="Heading4"/>
      </w:pPr>
      <w:bookmarkStart w:id="555" w:name="phenotype-simulation"/>
      <w:r>
        <w:t>Phenotype simulation</w:t>
      </w:r>
      <w:bookmarkEnd w:id="555"/>
    </w:p>
    <w:p w14:paraId="50130223" w14:textId="5346D55F" w:rsidR="00C5195D" w:rsidRDefault="00266F30">
      <w:pPr>
        <w:pStyle w:val="FirstParagraph"/>
      </w:pPr>
      <w:r>
        <w:t>W</w:t>
      </w:r>
      <w:r w:rsidR="00EE1D21">
        <w:t>e want to simulate a phenotype that is due to a single large additive effect, and then perform interaction tests with th</w:t>
      </w:r>
      <w:r w:rsidR="00D526E8">
        <w:t>e</w:t>
      </w:r>
      <w:r w:rsidR="00EE1D21">
        <w:t xml:space="preserve"> causal variant absent from the set of markers that are tested. In H2014 we reported </w:t>
      </w:r>
      <w:r w:rsidR="00EE1D21">
        <w:rPr>
          <w:i/>
        </w:rPr>
        <w:t>MBNL1</w:t>
      </w:r>
      <w:r w:rsidR="00EE1D21">
        <w:t xml:space="preserve"> gene expression being influenced by several cis-trans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w:t>
      </w:r>
      <w:r w:rsidR="00EE1D21">
        <w:lastRenderedPageBreak/>
        <w:t>on other chromosomes, and also replicated in independent datasets. We attempt to mimic this scenario here. We define the phenotype to be simulated as</w:t>
      </w:r>
    </w:p>
    <w:p w14:paraId="0445C991" w14:textId="77777777" w:rsidR="00C5195D" w:rsidRDefault="003B5002">
      <w:pPr>
        <w:pStyle w:val="BodyText"/>
      </w:pPr>
      <m:oMathPara>
        <m:oMathParaPr>
          <m:jc m:val="center"/>
        </m:oMathParaPr>
        <m:oMath>
          <m:m>
            <m:mPr>
              <m:plcHide m:val="1"/>
              <m:mcs>
                <m:mc>
                  <m:mcPr>
                    <m:count m:val="1"/>
                    <m:mcJc m:val="right"/>
                  </m:mcPr>
                </m:mc>
              </m:mcs>
              <m:ctrlPr>
                <w:ins w:id="556" w:author="Gibran Hemani" w:date="2020-01-22T16:11:00Z">
                  <w:rPr>
                    <w:rFonts w:ascii="Cambria Math" w:hAnsi="Cambria Math"/>
                  </w:rPr>
                </w:ins>
              </m:ctrlPr>
            </m:mPr>
            <m:mr>
              <m:e>
                <m:sSub>
                  <m:sSubPr>
                    <m:ctrlPr>
                      <w:ins w:id="557" w:author="Gibran Hemani" w:date="2020-01-22T16:11: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558" w:author="Gibran Hemani" w:date="2020-01-22T16:11:00Z">
                        <w:rPr>
                          <w:rFonts w:ascii="Cambria Math" w:hAnsi="Cambria Math"/>
                        </w:rPr>
                      </w:ins>
                    </m:ctrlPr>
                  </m:sSubPr>
                  <m:e>
                    <m:r>
                      <w:rPr>
                        <w:rFonts w:ascii="Cambria Math" w:hAnsi="Cambria Math"/>
                      </w:rPr>
                      <m:t>b</m:t>
                    </m:r>
                  </m:e>
                  <m:sub>
                    <m:r>
                      <w:rPr>
                        <w:rFonts w:ascii="Cambria Math" w:hAnsi="Cambria Math"/>
                      </w:rPr>
                      <m:t>c</m:t>
                    </m:r>
                  </m:sub>
                </m:sSub>
                <m:sSub>
                  <m:sSubPr>
                    <m:ctrlPr>
                      <w:ins w:id="559" w:author="Gibran Hemani" w:date="2020-01-22T16:11: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m:t>
                </m:r>
                <m:sSub>
                  <m:sSubPr>
                    <m:ctrlPr>
                      <w:ins w:id="560" w:author="Gibran Hemani" w:date="2020-01-22T16:11:00Z">
                        <w:rPr>
                          <w:rFonts w:ascii="Cambria Math" w:hAnsi="Cambria Math"/>
                        </w:rPr>
                      </w:ins>
                    </m:ctrlPr>
                  </m:sSubPr>
                  <m:e>
                    <m:r>
                      <w:rPr>
                        <w:rFonts w:ascii="Cambria Math" w:hAnsi="Cambria Math"/>
                      </w:rPr>
                      <m:t>e</m:t>
                    </m:r>
                  </m:e>
                  <m:sub>
                    <m:r>
                      <w:rPr>
                        <w:rFonts w:ascii="Cambria Math" w:hAnsi="Cambria Math"/>
                      </w:rPr>
                      <m:t>i</m:t>
                    </m:r>
                  </m:sub>
                </m:sSub>
              </m:e>
            </m:mr>
          </m:m>
        </m:oMath>
      </m:oMathPara>
    </w:p>
    <w:p w14:paraId="045272C8" w14:textId="77777777" w:rsidR="00C5195D" w:rsidRDefault="00EE1D21">
      <w:pPr>
        <w:pStyle w:val="FirstParagraph"/>
      </w:pPr>
      <w:r>
        <w:t xml:space="preserve">where </w:t>
      </w:r>
      <m:oMath>
        <m:sSub>
          <m:sSubPr>
            <m:ctrlPr>
              <w:ins w:id="561" w:author="Gibran Hemani" w:date="2020-01-22T16:11: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The residual error term </w:t>
      </w:r>
      <m:oMath>
        <m:sSub>
          <m:sSubPr>
            <m:ctrlPr>
              <w:ins w:id="562" w:author="Gibran Hemani" w:date="2020-01-22T16:11:00Z">
                <w:rPr>
                  <w:rFonts w:ascii="Cambria Math" w:hAnsi="Cambria Math"/>
                </w:rPr>
              </w:ins>
            </m:ctrlPr>
          </m:sSubPr>
          <m:e>
            <m:r>
              <w:rPr>
                <w:rFonts w:ascii="Cambria Math" w:hAnsi="Cambria Math"/>
              </w:rPr>
              <m:t>e</m:t>
            </m:r>
          </m:e>
          <m:sub>
            <m:r>
              <w:rPr>
                <w:rFonts w:ascii="Cambria Math" w:hAnsi="Cambria Math"/>
              </w:rPr>
              <m:t>i</m:t>
            </m:r>
          </m:sub>
        </m:sSub>
        <m:r>
          <w:rPr>
            <w:rFonts w:ascii="Cambria Math" w:hAnsi="Cambria Math"/>
          </w:rPr>
          <m:t>∼N(0,1-</m:t>
        </m:r>
        <m:sSubSup>
          <m:sSubSupPr>
            <m:ctrlPr>
              <w:ins w:id="563" w:author="Gibran Hemani" w:date="2020-01-22T16:11:00Z">
                <w:rPr>
                  <w:rFonts w:ascii="Cambria Math" w:hAnsi="Cambria Math"/>
                </w:rPr>
              </w:ins>
            </m:ctrlPr>
          </m:sSubSupPr>
          <m:e>
            <m:r>
              <w:rPr>
                <w:rFonts w:ascii="Cambria Math" w:hAnsi="Cambria Math"/>
              </w:rPr>
              <m:t>b</m:t>
            </m:r>
          </m:e>
          <m:sub>
            <m:r>
              <w:rPr>
                <w:rFonts w:ascii="Cambria Math" w:hAnsi="Cambria Math"/>
              </w:rPr>
              <m:t>c</m:t>
            </m:r>
          </m:sub>
          <m:sup>
            <m:r>
              <w:rPr>
                <w:rFonts w:ascii="Cambria Math" w:hAnsi="Cambria Math"/>
              </w:rPr>
              <m:t>2</m:t>
            </m:r>
          </m:sup>
        </m:sSubSup>
        <m:r>
          <w:rPr>
            <w:rFonts w:ascii="Cambria Math" w:hAnsi="Cambria Math"/>
          </w:rPr>
          <m:t>var(</m:t>
        </m:r>
        <m:sSub>
          <m:sSubPr>
            <m:ctrlPr>
              <w:ins w:id="564"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oMath>
      <w:r>
        <w:t xml:space="preserve"> where additive e</w:t>
      </w:r>
      <w:proofErr w:type="spellStart"/>
      <w:r>
        <w:t>ffect</w:t>
      </w:r>
      <w:proofErr w:type="spellEnd"/>
      <w:r>
        <w:t xml:space="preserve"> </w:t>
      </w:r>
      <m:oMath>
        <m:sSub>
          <m:sSubPr>
            <m:ctrlPr>
              <w:ins w:id="565" w:author="Gibran Hemani" w:date="2020-01-22T16:11:00Z">
                <w:rPr>
                  <w:rFonts w:ascii="Cambria Math" w:hAnsi="Cambria Math"/>
                </w:rPr>
              </w:ins>
            </m:ctrlPr>
          </m:sSubPr>
          <m:e>
            <m:r>
              <w:rPr>
                <w:rFonts w:ascii="Cambria Math" w:hAnsi="Cambria Math"/>
              </w:rPr>
              <m:t>b</m:t>
            </m:r>
          </m:e>
          <m:sub>
            <m:r>
              <w:rPr>
                <w:rFonts w:ascii="Cambria Math" w:hAnsi="Cambria Math"/>
              </w:rPr>
              <m:t>c</m:t>
            </m:r>
          </m:sub>
        </m:sSub>
        <m:r>
          <w:rPr>
            <w:rFonts w:ascii="Cambria Math" w:hAnsi="Cambria Math"/>
          </w:rPr>
          <m:t>=</m:t>
        </m:r>
        <m:rad>
          <m:radPr>
            <m:degHide m:val="1"/>
            <m:ctrlPr>
              <w:ins w:id="566" w:author="Gibran Hemani" w:date="2020-01-22T16:11:00Z">
                <w:rPr>
                  <w:rFonts w:ascii="Cambria Math" w:hAnsi="Cambria Math"/>
                </w:rPr>
              </w:ins>
            </m:ctrlPr>
          </m:radPr>
          <m:deg/>
          <m:e>
            <m:f>
              <m:fPr>
                <m:ctrlPr>
                  <w:ins w:id="567" w:author="Gibran Hemani" w:date="2020-01-22T16:11:00Z">
                    <w:rPr>
                      <w:rFonts w:ascii="Cambria Math" w:hAnsi="Cambria Math"/>
                    </w:rPr>
                  </w:ins>
                </m:ctrlPr>
              </m:fPr>
              <m:num>
                <m:sSubSup>
                  <m:sSubSupPr>
                    <m:ctrlPr>
                      <w:ins w:id="568"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var(y)</m:t>
                </m:r>
              </m:num>
              <m:den>
                <m:r>
                  <w:rPr>
                    <w:rFonts w:ascii="Cambria Math" w:hAnsi="Cambria Math"/>
                  </w:rPr>
                  <m:t>var(x)</m:t>
                </m:r>
              </m:den>
            </m:f>
          </m:e>
        </m:rad>
      </m:oMath>
      <w:r>
        <w:t xml:space="preserve"> such that across the simulations </w:t>
      </w:r>
      <m:oMath>
        <m:sSubSup>
          <m:sSubSupPr>
            <m:ctrlPr>
              <w:ins w:id="569"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570" w:name="analyses"/>
      <w:r>
        <w:t>Analyses</w:t>
      </w:r>
      <w:bookmarkEnd w:id="570"/>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w:t>
      </w:r>
      <w:r w:rsidR="00266F30">
        <w:t xml:space="preserve"> and residual values</w:t>
      </w:r>
      <w:r w:rsidR="006349C1">
        <w:t xml:space="preserve"> between the discovery and replication data</w:t>
      </w:r>
      <w:r>
        <w:t>.</w:t>
      </w:r>
    </w:p>
    <w:p w14:paraId="0267625A" w14:textId="6838E709" w:rsidR="00C5195D" w:rsidRDefault="00EE1D21">
      <w:pPr>
        <w:pStyle w:val="BodyText"/>
      </w:pPr>
      <w:r>
        <w:t xml:space="preserve">This process of creating a phenotype, performing the </w:t>
      </w:r>
      <w:r w:rsidRPr="00A77B67">
        <w:rPr>
          <w:i/>
        </w:rPr>
        <w:t>cis-trans</w:t>
      </w:r>
      <w:r>
        <w:t xml:space="preserve"> analysis in the discovery and the cis-trans analysis in the replication, was repeated 40,000 times.</w:t>
      </w:r>
      <w:r w:rsidR="006349C1">
        <w:t xml:space="preserve"> </w:t>
      </w:r>
    </w:p>
    <w:p w14:paraId="5334CDB1" w14:textId="0BCE2716" w:rsidR="00C5195D" w:rsidRDefault="00EE1D21">
      <w:pPr>
        <w:pStyle w:val="BodyText"/>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7EBE4058" w14:textId="62E85D2D" w:rsidR="007B4C48" w:rsidRDefault="007B4C48">
      <w:pPr>
        <w:pStyle w:val="BodyText"/>
      </w:pPr>
      <w:r>
        <w:t>We refer to this set of simulations, where rs13069559 and rs67903230 are used as the cis variants, as ‘</w:t>
      </w:r>
      <w:r w:rsidR="00B731AD">
        <w:t>S</w:t>
      </w:r>
      <w:r>
        <w:t>cenario 1’.</w:t>
      </w:r>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4A7983D8" w14:textId="7AFBB605" w:rsidR="00195BD8" w:rsidRDefault="00195BD8" w:rsidP="009654A9">
      <w:pPr>
        <w:pStyle w:val="Heading4"/>
      </w:pPr>
      <w:r>
        <w:t>Further scenarios</w:t>
      </w:r>
    </w:p>
    <w:p w14:paraId="3BDC83DB" w14:textId="44CAD0A8" w:rsidR="00195BD8" w:rsidRDefault="00195BD8" w:rsidP="00195BD8">
      <w:pPr>
        <w:pStyle w:val="BodyText"/>
      </w:pPr>
      <w:r>
        <w:t xml:space="preserve">Similar results were found in slightly modified simulation scenarios to the initial one described above. If all H2014 signals are false positives then the above simulation scenario represents a relatively bad scenario (meaning </w:t>
      </w:r>
      <w:r w:rsidR="00265934">
        <w:t>more</w:t>
      </w:r>
      <w:r>
        <w:t xml:space="preserve"> susceptible to false positives), because the </w:t>
      </w:r>
      <w:r w:rsidR="00265934">
        <w:t xml:space="preserve">only one locus was </w:t>
      </w:r>
      <w:proofErr w:type="spellStart"/>
      <w:r w:rsidR="00265934">
        <w:t>analysed</w:t>
      </w:r>
      <w:proofErr w:type="spellEnd"/>
      <w:r w:rsidR="00265934">
        <w:t xml:space="preserve"> in which the </w:t>
      </w:r>
      <w:r>
        <w:t xml:space="preserve">genomic inflation factor was </w:t>
      </w:r>
      <w:proofErr w:type="gramStart"/>
      <w:r>
        <w:t>high</w:t>
      </w:r>
      <w:proofErr w:type="gramEnd"/>
      <w:r>
        <w:t xml:space="preserve"> and the replication rate was high. We now look at more potentially realistic scenarios below by expanding the </w:t>
      </w:r>
      <w:r w:rsidR="00265934">
        <w:t xml:space="preserve">set of </w:t>
      </w:r>
      <w:r>
        <w:t xml:space="preserve">loci </w:t>
      </w:r>
      <w:proofErr w:type="spellStart"/>
      <w:r>
        <w:t>analysed</w:t>
      </w:r>
      <w:proofErr w:type="spellEnd"/>
      <w:r>
        <w:t>.</w:t>
      </w:r>
    </w:p>
    <w:p w14:paraId="2A4403B4" w14:textId="44954BC7" w:rsidR="00195BD8" w:rsidRDefault="007B4C48" w:rsidP="00195BD8">
      <w:pPr>
        <w:pStyle w:val="BodyText"/>
      </w:pPr>
      <w:r>
        <w:rPr>
          <w:b/>
          <w:bCs/>
        </w:rPr>
        <w:t>Scenario</w:t>
      </w:r>
      <w:r w:rsidR="00195BD8" w:rsidRPr="009654A9">
        <w:rPr>
          <w:b/>
          <w:bCs/>
        </w:rPr>
        <w:t xml:space="preserve"> </w:t>
      </w:r>
      <w:r>
        <w:rPr>
          <w:b/>
          <w:bCs/>
        </w:rPr>
        <w:t>2</w:t>
      </w:r>
      <w:r w:rsidR="00195BD8" w:rsidRPr="009654A9">
        <w:rPr>
          <w:b/>
          <w:bCs/>
        </w:rPr>
        <w:t xml:space="preserve">: </w:t>
      </w:r>
      <w:r w:rsidR="00265934">
        <w:t xml:space="preserve">Here we </w:t>
      </w:r>
      <w:r w:rsidR="00195BD8">
        <w:t>samp</w:t>
      </w:r>
      <w:r w:rsidR="00265934">
        <w:t xml:space="preserve">le </w:t>
      </w:r>
      <w:r w:rsidR="00195BD8">
        <w:t xml:space="preserve">across a broader set of loci, using 277 cis-trans interaction examples from the H2014 signals. We used the largest cis-additive effect from the </w:t>
      </w:r>
      <w:proofErr w:type="spellStart"/>
      <w:r w:rsidR="00195BD8">
        <w:t>eQTLGen</w:t>
      </w:r>
      <w:proofErr w:type="spellEnd"/>
      <w:r w:rsidR="00195BD8">
        <w:t xml:space="preserve"> analysis</w:t>
      </w:r>
      <w:ins w:id="571" w:author="Gibran Hemani" w:date="2020-01-22T16:46:00Z">
        <w:r w:rsidR="00D27652">
          <w:fldChar w:fldCharType="begin" w:fldLock="1"/>
        </w:r>
      </w:ins>
      <w:r w:rsidR="00D27652">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23&lt;/sup&gt;","plainTextFormattedCitation":"23"},"properties":{"noteIndex":0},"schema":"https://github.com/citation-style-language/schema/raw/master/csl-citation.json"}</w:instrText>
      </w:r>
      <w:r w:rsidR="00D27652">
        <w:fldChar w:fldCharType="separate"/>
      </w:r>
      <w:r w:rsidR="00D27652" w:rsidRPr="00D27652">
        <w:rPr>
          <w:noProof/>
          <w:vertAlign w:val="superscript"/>
        </w:rPr>
        <w:t>23</w:t>
      </w:r>
      <w:ins w:id="572" w:author="Gibran Hemani" w:date="2020-01-22T16:46:00Z">
        <w:r w:rsidR="00D27652">
          <w:fldChar w:fldCharType="end"/>
        </w:r>
      </w:ins>
      <w:r w:rsidR="00195BD8">
        <w:t xml:space="preserve"> as the causal variant when generating a phenotype, allowing the variance explained to range from 0 to 50% across the simulations. For each of the 277 examples, we </w:t>
      </w:r>
      <w:r w:rsidR="00195BD8">
        <w:lastRenderedPageBreak/>
        <w:t xml:space="preserve">performed 200 simulations in which residual noise was resampled, and a test for interaction between the cis-acting variant detected in H2014 against all trans SNPs was performed. </w:t>
      </w:r>
    </w:p>
    <w:p w14:paraId="7F80C058" w14:textId="3E0CF2CF" w:rsidR="00195BD8" w:rsidRDefault="007B4C48" w:rsidP="00195BD8">
      <w:pPr>
        <w:pStyle w:val="BodyText"/>
      </w:pPr>
      <w:r>
        <w:rPr>
          <w:b/>
          <w:bCs/>
        </w:rPr>
        <w:t>Scenario 3</w:t>
      </w:r>
      <w:r w:rsidR="00195BD8" w:rsidRPr="009654A9">
        <w:rPr>
          <w:b/>
          <w:bCs/>
        </w:rPr>
        <w:t xml:space="preserve">: </w:t>
      </w:r>
      <w:r w:rsidR="00195BD8">
        <w:t xml:space="preserve">We then built upon </w:t>
      </w:r>
      <w:r>
        <w:t>Scenario</w:t>
      </w:r>
      <w:r w:rsidR="00195BD8">
        <w:t xml:space="preserve"> </w:t>
      </w:r>
      <w:r>
        <w:t>2</w:t>
      </w:r>
      <w:r w:rsidR="00195BD8">
        <w:t xml:space="preserve"> further. We again used the 277 cis-trans interaction examples from H2014, but this time the causal variant explained a fixed amount of variance, based on what was found empirically in the </w:t>
      </w:r>
      <w:proofErr w:type="spellStart"/>
      <w:r w:rsidR="00195BD8">
        <w:t>eQTLGen</w:t>
      </w:r>
      <w:proofErr w:type="spellEnd"/>
      <w:r w:rsidR="00195BD8">
        <w:t xml:space="preserve"> analysis. Each of the 277 examples was repeated 200 times with resampled residual noise.</w:t>
      </w:r>
    </w:p>
    <w:p w14:paraId="4092722B" w14:textId="77777777" w:rsidR="00195BD8" w:rsidRPr="00195BD8" w:rsidRDefault="00195BD8" w:rsidP="00195BD8">
      <w:pPr>
        <w:pStyle w:val="BodyText"/>
      </w:pPr>
    </w:p>
    <w:p w14:paraId="2BC3E595" w14:textId="77777777" w:rsidR="00C5195D" w:rsidRDefault="00EE1D21">
      <w:pPr>
        <w:pStyle w:val="Heading3"/>
      </w:pPr>
      <w:bookmarkStart w:id="573" w:name="cis-adjustment-simulations"/>
      <w:r w:rsidRPr="00A77B67">
        <w:rPr>
          <w:i/>
        </w:rPr>
        <w:t>Cis</w:t>
      </w:r>
      <w:r>
        <w:t>-adjustment simulations</w:t>
      </w:r>
      <w:bookmarkEnd w:id="573"/>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ins w:id="574"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ins w:id="575" w:author="Gibran Hemani" w:date="2020-01-22T16:11: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ins w:id="576"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ins w:id="577" w:author="Gibran Hemani" w:date="2020-01-22T16:11: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ins w:id="578" w:author="Gibran Hemani" w:date="2020-01-22T16:11:00Z">
                <w:rPr>
                  <w:rFonts w:ascii="Cambria Math" w:hAnsi="Cambria Math"/>
                </w:rPr>
              </w:ins>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w:t>
      </w:r>
      <w:proofErr w:type="spellStart"/>
      <w:r w:rsidR="00EE1D21">
        <w:t>th</w:t>
      </w:r>
      <w:proofErr w:type="spellEnd"/>
      <w:r w:rsidR="00EE1D21">
        <w:t xml:space="preserve"> the causal variant </w:t>
      </w:r>
      <m:oMath>
        <m:sSub>
          <m:sSubPr>
            <m:ctrlPr>
              <w:ins w:id="579"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ins w:id="580"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ins w:id="581"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ins w:id="582" w:author="Gibran Hemani" w:date="2020-01-22T16:11: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ins w:id="583" w:author="Gibran Hemani" w:date="2020-01-22T16:11:00Z">
                <w:rPr>
                  <w:rFonts w:ascii="Cambria Math" w:hAnsi="Cambria Math"/>
                </w:rPr>
              </w:ins>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ins w:id="584" w:author="Gibran Hemani" w:date="2020-01-22T16:11:00Z">
                <w:rPr>
                  <w:rFonts w:ascii="Cambria Math" w:hAnsi="Cambria Math"/>
                </w:rPr>
              </w:ins>
            </m:ctrlPr>
          </m:sSubSupPr>
          <m:e>
            <m:r>
              <w:rPr>
                <w:rFonts w:ascii="Cambria Math" w:hAnsi="Cambria Math"/>
              </w:rPr>
              <m:t>σ</m:t>
            </m:r>
          </m:e>
          <m:sub>
            <m:sSub>
              <m:sSubPr>
                <m:ctrlPr>
                  <w:ins w:id="585"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thus two thirds of the variance </w:t>
      </w:r>
      <w:r w:rsidR="00806BFC">
        <w:t>were</w:t>
      </w:r>
      <w:r w:rsidR="00EE1D21">
        <w:t xml:space="preserve"> explained by </w:t>
      </w:r>
      <m:oMath>
        <m:sSub>
          <m:sSubPr>
            <m:ctrlPr>
              <w:ins w:id="586"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oMath>
      <w:r w:rsidR="00EE1D21">
        <w:t>. The following statistical test was performed to t</w:t>
      </w:r>
      <w:proofErr w:type="spellStart"/>
      <w:r w:rsidR="00EE1D21">
        <w:t>est</w:t>
      </w:r>
      <w:proofErr w:type="spellEnd"/>
      <w:r w:rsidR="00EE1D21">
        <w:t xml:space="preserve"> for interaction between the tagging </w:t>
      </w:r>
      <w:r w:rsidR="00EE1D21" w:rsidRPr="00A77B67">
        <w:rPr>
          <w:i/>
          <w:iCs/>
        </w:rPr>
        <w:t>cis</w:t>
      </w:r>
      <w:r w:rsidR="00EE1D21">
        <w:t xml:space="preserve">-variant </w:t>
      </w:r>
      <m:oMath>
        <m:sSub>
          <m:sSubPr>
            <m:ctrlPr>
              <w:ins w:id="587" w:author="Gibran Hemani" w:date="2020-01-22T16:11:00Z">
                <w:rPr>
                  <w:rFonts w:ascii="Cambria Math" w:hAnsi="Cambria Math"/>
                </w:rPr>
              </w:ins>
            </m:ctrlPr>
          </m:sSubPr>
          <m:e>
            <m:r>
              <w:rPr>
                <w:rFonts w:ascii="Cambria Math" w:hAnsi="Cambria Math"/>
              </w:rPr>
              <m:t>x</m:t>
            </m:r>
          </m:e>
          <m:sub>
            <m:r>
              <w:rPr>
                <w:rFonts w:ascii="Cambria Math" w:hAnsi="Cambria Math"/>
              </w:rPr>
              <m:t>t</m:t>
            </m:r>
          </m:sub>
        </m:sSub>
      </m:oMath>
      <w:r w:rsidR="00EE1D21">
        <w:t xml:space="preserve"> and the unli</w:t>
      </w:r>
      <w:proofErr w:type="spellStart"/>
      <w:r w:rsidR="00EE1D21">
        <w:t>nked</w:t>
      </w:r>
      <w:proofErr w:type="spellEnd"/>
      <w:r w:rsidR="00EE1D21">
        <w:t xml:space="preserve"> locus </w:t>
      </w:r>
      <m:oMath>
        <m:sSub>
          <m:sSubPr>
            <m:ctrlPr>
              <w:ins w:id="588"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m:t>y∼</m:t>
          </m:r>
          <m:sSubSup>
            <m:sSubSupPr>
              <m:ctrlPr>
                <w:ins w:id="589" w:author="Gibran Hemani" w:date="2020-01-22T16:11: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ins w:id="590" w:author="Gibran Hemani" w:date="2020-01-22T16:11: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m:t>
          </m:r>
          <m:sSub>
            <m:sSubPr>
              <m:ctrlPr>
                <w:ins w:id="591"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592" w:author="Gibran Hemani" w:date="2020-01-22T16:11:00Z">
                  <w:rPr>
                    <w:rFonts w:ascii="Cambria Math" w:hAnsi="Cambria Math"/>
                  </w:rPr>
                </w:ins>
              </m:ctrlPr>
            </m:sSubPr>
            <m:e>
              <m:r>
                <w:rPr>
                  <w:rFonts w:ascii="Cambria Math" w:hAnsi="Cambria Math"/>
                </w:rPr>
                <m:t>x</m:t>
              </m:r>
            </m:e>
            <m:sub>
              <m:r>
                <w:rPr>
                  <w:rFonts w:ascii="Cambria Math" w:hAnsi="Cambria Math"/>
                </w:rPr>
                <m:t>t</m:t>
              </m:r>
            </m:sub>
          </m:sSub>
          <m:sSub>
            <m:sSubPr>
              <m:ctrlPr>
                <w:ins w:id="593"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ins w:id="594"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ins w:id="595"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596" w:name="sequence-data-simulations"/>
      <w:r>
        <w:t>Sequence data simulations</w:t>
      </w:r>
      <w:bookmarkEnd w:id="596"/>
    </w:p>
    <w:p w14:paraId="54CC1415" w14:textId="42B9E4D7" w:rsidR="00C5195D" w:rsidRDefault="00D27652">
      <w:pPr>
        <w:pStyle w:val="FirstParagraph"/>
      </w:pPr>
      <w:ins w:id="597" w:author="Gibran Hemani" w:date="2020-01-22T16:43:00Z">
        <w:r w:rsidRPr="00D27652">
          <w:rPr>
            <w:rPrChange w:id="598" w:author="Gibran Hemani" w:date="2020-01-22T16:45:00Z">
              <w:rPr>
                <w:highlight w:val="yellow"/>
              </w:rPr>
            </w:rPrChange>
          </w:rPr>
          <w:t xml:space="preserve">We performed further simulations </w:t>
        </w:r>
      </w:ins>
      <w:ins w:id="599" w:author="Gibran Hemani" w:date="2020-01-22T16:44:00Z">
        <w:r w:rsidRPr="00D27652">
          <w:rPr>
            <w:rPrChange w:id="600" w:author="Gibran Hemani" w:date="2020-01-22T16:45:00Z">
              <w:rPr>
                <w:highlight w:val="yellow"/>
              </w:rPr>
            </w:rPrChange>
          </w:rPr>
          <w:t xml:space="preserve">based on </w:t>
        </w:r>
      </w:ins>
      <w:ins w:id="601" w:author="Gibran Hemani" w:date="2020-01-22T16:43:00Z">
        <w:r w:rsidRPr="00D27652">
          <w:rPr>
            <w:rPrChange w:id="602" w:author="Gibran Hemani" w:date="2020-01-22T16:45:00Z">
              <w:rPr>
                <w:highlight w:val="yellow"/>
              </w:rPr>
            </w:rPrChange>
          </w:rPr>
          <w:t xml:space="preserve">sequence data to </w:t>
        </w:r>
      </w:ins>
      <w:ins w:id="603" w:author="Gibran Hemani" w:date="2020-01-22T16:44:00Z">
        <w:r w:rsidRPr="00D27652">
          <w:rPr>
            <w:rPrChange w:id="604" w:author="Gibran Hemani" w:date="2020-01-22T16:45:00Z">
              <w:rPr>
                <w:highlight w:val="yellow"/>
              </w:rPr>
            </w:rPrChange>
          </w:rPr>
          <w:t>gauge the extent to which adjusting for the fine-mapped additive effects could be insufficient due to imputation error</w:t>
        </w:r>
      </w:ins>
      <w:ins w:id="605" w:author="Gibran Hemani" w:date="2020-01-22T16:45:00Z">
        <w:r w:rsidRPr="00D27652">
          <w:rPr>
            <w:rPrChange w:id="606" w:author="Gibran Hemani" w:date="2020-01-22T16:45:00Z">
              <w:rPr>
                <w:highlight w:val="yellow"/>
              </w:rPr>
            </w:rPrChange>
          </w:rPr>
          <w:t xml:space="preserve"> of the causal variant.</w:t>
        </w:r>
      </w:ins>
      <w:ins w:id="607" w:author="Gibran Hemani" w:date="2020-01-22T16:44:00Z">
        <w:r w:rsidRPr="00D27652">
          <w:rPr>
            <w:rPrChange w:id="608" w:author="Gibran Hemani" w:date="2020-01-22T16:45:00Z">
              <w:rPr>
                <w:highlight w:val="yellow"/>
              </w:rPr>
            </w:rPrChange>
          </w:rPr>
          <w:t xml:space="preserve"> </w:t>
        </w:r>
      </w:ins>
      <w:del w:id="609" w:author="Gibran Hemani" w:date="2020-01-22T16:43:00Z">
        <w:r w:rsidR="00EE1D21" w:rsidRPr="00B40718" w:rsidDel="00D27652">
          <w:rPr>
            <w:highlight w:val="yellow"/>
            <w:rPrChange w:id="610" w:author="PMV" w:date="2020-01-17T15:07:00Z">
              <w:rPr/>
            </w:rPrChange>
          </w:rPr>
          <w:delText>TODO</w:delText>
        </w:r>
        <w:r w:rsidR="00B37331" w:rsidDel="00D27652">
          <w:delText xml:space="preserve"> </w:delText>
        </w:r>
      </w:del>
      <w:r w:rsidR="00B37331">
        <w:t>Th</w:t>
      </w:r>
      <w:r w:rsidR="00336F62">
        <w:t xml:space="preserve">is </w:t>
      </w:r>
      <w:r w:rsidR="00B37331">
        <w:t xml:space="preserve">analysis follows largely the strategy described in Yang et al. </w:t>
      </w:r>
      <w:r w:rsidR="00336F62">
        <w:t>(</w:t>
      </w:r>
      <w:r w:rsidR="00B37331">
        <w:t>2015</w:t>
      </w:r>
      <w:r w:rsidR="006D067A">
        <w:t>)</w:t>
      </w:r>
      <w:r w:rsidR="006D067A">
        <w:fldChar w:fldCharType="begin" w:fldLock="1"/>
      </w:r>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6D067A">
        <w:fldChar w:fldCharType="separate"/>
      </w:r>
      <w:r w:rsidR="006D067A" w:rsidRPr="006D067A">
        <w:rPr>
          <w:noProof/>
          <w:vertAlign w:val="superscript"/>
        </w:rPr>
        <w:t>15</w:t>
      </w:r>
      <w:r w:rsidR="006D067A">
        <w:fldChar w:fldCharType="end"/>
      </w:r>
      <w:r w:rsidR="00B37331">
        <w:t xml:space="preserve"> using whole</w:t>
      </w:r>
      <w:r w:rsidR="00336F62">
        <w:t>-</w:t>
      </w:r>
      <w:r w:rsidR="00B37331">
        <w:t>genome sequence</w:t>
      </w:r>
      <w:r w:rsidR="00336F62">
        <w:t xml:space="preserve"> (WGS)</w:t>
      </w:r>
      <w:r w:rsidR="00B37331">
        <w:t xml:space="preserve"> data from the UK10K project</w:t>
      </w:r>
      <w:r w:rsidR="006D067A">
        <w:fldChar w:fldCharType="begin" w:fldLock="1"/>
      </w:r>
      <w:r w:rsidR="002B59C8">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6D067A">
        <w:fldChar w:fldCharType="separate"/>
      </w:r>
      <w:r w:rsidR="006D067A" w:rsidRPr="006D067A">
        <w:rPr>
          <w:noProof/>
          <w:vertAlign w:val="superscript"/>
        </w:rPr>
        <w:t>18</w:t>
      </w:r>
      <w:r w:rsidR="006D067A">
        <w:fldChar w:fldCharType="end"/>
      </w:r>
      <w:r w:rsidR="00B37331">
        <w:t xml:space="preserve">. We randomly sampled a sequence variant on chromosome </w:t>
      </w:r>
      <w:r w:rsidR="00770080">
        <w:t>21</w:t>
      </w:r>
      <w:r w:rsidR="00B37331">
        <w:t xml:space="preserve"> as the causal variant and generated the phenotype based on the additive model described in the ALSPAC simulation above.</w:t>
      </w:r>
      <w:r w:rsidR="00336F62">
        <w:t xml:space="preserve"> We varied the variance explained by the causal variant from </w:t>
      </w:r>
      <w:r w:rsidR="00770080">
        <w:t>2</w:t>
      </w:r>
      <w:r w:rsidR="00336F62">
        <w:t xml:space="preserve">% to </w:t>
      </w:r>
      <w:r w:rsidR="00770080">
        <w:t>80</w:t>
      </w:r>
      <w:r w:rsidR="00336F62">
        <w:t xml:space="preserve">% and repeated the simulation </w:t>
      </w:r>
      <w:r w:rsidR="00770080">
        <w:t>540</w:t>
      </w:r>
      <w:r w:rsidR="00336F62">
        <w:t xml:space="preserve"> times for each setting.</w:t>
      </w:r>
      <w:r w:rsidR="00B37331">
        <w:t xml:space="preserve"> The analysis was performed using four</w:t>
      </w:r>
      <w:r w:rsidR="00336F62">
        <w:t xml:space="preserve"> different</w:t>
      </w:r>
      <w:r w:rsidR="00B37331">
        <w:t xml:space="preserve"> data sets</w:t>
      </w:r>
      <w:r w:rsidR="00336F62">
        <w:t xml:space="preserve">: </w:t>
      </w:r>
      <w:r w:rsidR="00B37331">
        <w:t xml:space="preserve">1) </w:t>
      </w:r>
      <w:r w:rsidR="00336F62">
        <w:t xml:space="preserve">WGS data of </w:t>
      </w:r>
      <w:r w:rsidR="00B37331">
        <w:t xml:space="preserve">a subset of variants in common with those on an Illumina </w:t>
      </w:r>
      <w:proofErr w:type="spellStart"/>
      <w:r w:rsidR="00B37331">
        <w:t>CoreExome</w:t>
      </w:r>
      <w:proofErr w:type="spellEnd"/>
      <w:r w:rsidR="00B37331">
        <w:t xml:space="preserve"> SNP array</w:t>
      </w:r>
      <w:r w:rsidR="00336F62">
        <w:t>;</w:t>
      </w:r>
      <w:r w:rsidR="00B37331">
        <w:t xml:space="preserve"> 2) data from imputing the </w:t>
      </w:r>
      <w:proofErr w:type="spellStart"/>
      <w:r w:rsidR="00B37331">
        <w:t>CoreExome</w:t>
      </w:r>
      <w:proofErr w:type="spellEnd"/>
      <w:r w:rsidR="00B37331">
        <w:t xml:space="preserve"> array genotypes to the HapMap 2 </w:t>
      </w:r>
      <w:r w:rsidR="00336F62">
        <w:t>references</w:t>
      </w:r>
      <w:r w:rsidR="002B59C8">
        <w:fldChar w:fldCharType="begin" w:fldLock="1"/>
      </w:r>
      <w:r>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24&lt;/sup&gt;","plainTextFormattedCitation":"24","previouslyFormattedCitation":"&lt;sup&gt;23&lt;/sup&gt;"},"properties":{"noteIndex":0},"schema":"https://github.com/citation-style-language/schema/raw/master/csl-citation.json"}</w:instrText>
      </w:r>
      <w:r w:rsidR="002B59C8">
        <w:fldChar w:fldCharType="separate"/>
      </w:r>
      <w:r w:rsidRPr="00D27652">
        <w:rPr>
          <w:noProof/>
          <w:vertAlign w:val="superscript"/>
        </w:rPr>
        <w:t>24</w:t>
      </w:r>
      <w:r w:rsidR="002B59C8">
        <w:fldChar w:fldCharType="end"/>
      </w:r>
      <w:r w:rsidR="00B37331">
        <w:t xml:space="preserve">; </w:t>
      </w:r>
      <w:r w:rsidR="00336F62">
        <w:t xml:space="preserve">3) data from imputing the array data to </w:t>
      </w:r>
      <w:r w:rsidR="00B37331">
        <w:t>the 1000 Genomes Project</w:t>
      </w:r>
      <w:r w:rsidR="00336F62">
        <w:t xml:space="preserve"> references</w:t>
      </w:r>
      <w:r w:rsidR="002B59C8">
        <w:fldChar w:fldCharType="begin" w:fldLock="1"/>
      </w:r>
      <w:r w:rsidR="00344582">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eviouslyFormattedCitation":"&lt;sup&gt;17&lt;/sup&gt;"},"properties":{"noteIndex":0},"schema":"https://github.com/citation-style-language/schema/raw/master/csl-citation.json"}</w:instrText>
      </w:r>
      <w:r w:rsidR="002B59C8">
        <w:fldChar w:fldCharType="separate"/>
      </w:r>
      <w:r w:rsidR="002B59C8" w:rsidRPr="002B59C8">
        <w:rPr>
          <w:noProof/>
          <w:vertAlign w:val="superscript"/>
        </w:rPr>
        <w:t>17</w:t>
      </w:r>
      <w:r w:rsidR="002B59C8">
        <w:fldChar w:fldCharType="end"/>
      </w:r>
      <w:r w:rsidR="00B37331">
        <w:t xml:space="preserve">; </w:t>
      </w:r>
      <w:r w:rsidR="00336F62">
        <w:t>4) the entire WGS data. In each data set, we first searched for the top associated variant based on an additive model and then tested the interaction effect between the top associated</w:t>
      </w:r>
      <w:r w:rsidR="00231F77">
        <w:t xml:space="preserve"> additive-effect</w:t>
      </w:r>
      <w:r w:rsidR="00336F62">
        <w:t xml:space="preserve"> variant and all variants on </w:t>
      </w:r>
      <w:r w:rsidR="002B59C8">
        <w:t>chromosome 22</w:t>
      </w:r>
      <w:r w:rsidR="00336F62">
        <w:t>.</w:t>
      </w:r>
    </w:p>
    <w:p w14:paraId="342B52C1" w14:textId="77777777" w:rsidR="00C5195D" w:rsidRDefault="00EE1D21">
      <w:pPr>
        <w:pStyle w:val="Heading3"/>
      </w:pPr>
      <w:bookmarkStart w:id="611" w:name="X7bc36fd54b8ba1f7c86668e6d4323f8c4ec43f4"/>
      <w:r>
        <w:lastRenderedPageBreak/>
        <w:t>Additive effect heterogeneity simulations</w:t>
      </w:r>
      <w:bookmarkEnd w:id="611"/>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3B5002">
      <w:pPr>
        <w:pStyle w:val="BodyText"/>
      </w:pPr>
      <m:oMathPara>
        <m:oMathParaPr>
          <m:jc m:val="center"/>
        </m:oMathParaPr>
        <m:oMath>
          <m:sSub>
            <m:sSubPr>
              <m:ctrlPr>
                <w:ins w:id="612" w:author="Gibran Hemani" w:date="2020-01-22T16:11:00Z">
                  <w:rPr>
                    <w:rFonts w:ascii="Cambria Math" w:hAnsi="Cambria Math"/>
                    <w:i/>
                  </w:rPr>
                </w:ins>
              </m:ctrlPr>
            </m:sSubPr>
            <m:e>
              <m:r>
                <w:rPr>
                  <w:rFonts w:ascii="Cambria Math" w:hAnsi="Cambria Math"/>
                </w:rPr>
                <m:t>b</m:t>
              </m:r>
            </m:e>
            <m:sub>
              <m:r>
                <w:rPr>
                  <w:rFonts w:ascii="Cambria Math" w:hAnsi="Cambria Math"/>
                </w:rPr>
                <m:t>i</m:t>
              </m:r>
            </m:sub>
          </m:sSub>
          <m:r>
            <w:rPr>
              <w:rFonts w:ascii="Cambria Math" w:hAnsi="Cambria Math"/>
            </w:rPr>
            <m:t>∼N(</m:t>
          </m:r>
          <m:bar>
            <m:barPr>
              <m:pos m:val="top"/>
              <m:ctrlPr>
                <w:ins w:id="613" w:author="Gibran Hemani" w:date="2020-01-22T16:11:00Z">
                  <w:rPr>
                    <w:rFonts w:ascii="Cambria Math" w:hAnsi="Cambria Math"/>
                  </w:rPr>
                </w:ins>
              </m:ctrlPr>
            </m:barPr>
            <m:e>
              <m:r>
                <w:rPr>
                  <w:rFonts w:ascii="Cambria Math" w:hAnsi="Cambria Math"/>
                </w:rPr>
                <m:t>b</m:t>
              </m:r>
            </m:e>
          </m:bar>
          <m:r>
            <w:rPr>
              <w:rFonts w:ascii="Cambria Math" w:hAnsi="Cambria Math"/>
            </w:rPr>
            <m:t>,</m:t>
          </m:r>
          <m:sSubSup>
            <m:sSubSupPr>
              <m:ctrlPr>
                <w:ins w:id="614" w:author="Gibran Hemani" w:date="2020-01-22T16:11: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3B5002">
      <w:pPr>
        <w:pStyle w:val="BodyText"/>
      </w:pPr>
      <m:oMathPara>
        <m:oMathParaPr>
          <m:jc m:val="center"/>
        </m:oMathParaPr>
        <m:oMath>
          <m:sSub>
            <m:sSubPr>
              <m:ctrlPr>
                <w:ins w:id="615" w:author="Gibran Hemani" w:date="2020-01-22T16:11: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616" w:author="Gibran Hemani" w:date="2020-01-22T16:11:00Z">
                  <w:rPr>
                    <w:rFonts w:ascii="Cambria Math" w:hAnsi="Cambria Math"/>
                  </w:rPr>
                </w:ins>
              </m:ctrlPr>
            </m:sSubPr>
            <m:e>
              <m:r>
                <w:rPr>
                  <w:rFonts w:ascii="Cambria Math" w:hAnsi="Cambria Math"/>
                </w:rPr>
                <m:t>b</m:t>
              </m:r>
            </m:e>
            <m:sub>
              <m:r>
                <w:rPr>
                  <w:rFonts w:ascii="Cambria Math" w:hAnsi="Cambria Math"/>
                </w:rPr>
                <m:t>i</m:t>
              </m:r>
            </m:sub>
          </m:sSub>
          <m:sSub>
            <m:sSubPr>
              <m:ctrlPr>
                <w:ins w:id="617"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
            <m:sSubPr>
              <m:ctrlPr>
                <w:ins w:id="618" w:author="Gibran Hemani" w:date="2020-01-22T16:11:00Z">
                  <w:rPr>
                    <w:rFonts w:ascii="Cambria Math" w:hAnsi="Cambria Math"/>
                  </w:rPr>
                </w:ins>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ins w:id="619"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ins w:id="620" w:author="Gibran Hemani" w:date="2020-01-22T16:11: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ins w:id="621" w:author="Gibran Hemani" w:date="2020-01-22T16:11: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w:t>
      </w:r>
      <w:proofErr w:type="spellStart"/>
      <w:r>
        <w:t>ect</w:t>
      </w:r>
      <w:proofErr w:type="spellEnd"/>
      <w:r>
        <w:t xml:space="preserve"> heterogeneity</w:t>
      </w:r>
      <w:r w:rsidR="004E6CDE">
        <w:t xml:space="preserve"> induced by </w:t>
      </w:r>
      <m:oMath>
        <m:sSubSup>
          <m:sSubSupPr>
            <m:ctrlPr>
              <w:ins w:id="622" w:author="Gibran Hemani" w:date="2020-01-22T16:11: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ins w:id="623" w:author="Gibran Hemani" w:date="2020-01-22T16:11:00Z">
                <w:rPr>
                  <w:rFonts w:ascii="Cambria Math" w:hAnsi="Cambria Math"/>
                </w:rPr>
              </w:ins>
            </m:ctrlPr>
          </m:barPr>
          <m:e>
            <m:r>
              <w:rPr>
                <w:rFonts w:ascii="Cambria Math" w:hAnsi="Cambria Math"/>
              </w:rPr>
              <m:t>b</m:t>
            </m:r>
          </m:e>
        </m:bar>
        <m:sSub>
          <m:sSubPr>
            <m:ctrlPr>
              <w:ins w:id="624"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oMath>
      <w:r>
        <w:t xml:space="preserve"> explained </w:t>
      </w:r>
      <m:oMath>
        <m:sSubSup>
          <m:sSubSupPr>
            <m:ctrlPr>
              <w:ins w:id="625"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ins w:id="626" w:author="Gibran Hemani" w:date="2020-01-22T16:11: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ins w:id="627" w:author="Gibran Hemani" w:date="2020-01-22T16:11:00Z">
                <w:rPr>
                  <w:rFonts w:ascii="Cambria Math" w:hAnsi="Cambria Math"/>
                </w:rPr>
              </w:ins>
            </m:ctrlPr>
          </m:sSubPr>
          <m:e>
            <m:r>
              <w:rPr>
                <w:rFonts w:ascii="Cambria Math" w:hAnsi="Cambria Math"/>
              </w:rPr>
              <m:t>b</m:t>
            </m:r>
          </m:e>
          <m:sub>
            <m:r>
              <w:rPr>
                <w:rFonts w:ascii="Cambria Math" w:hAnsi="Cambria Math"/>
              </w:rPr>
              <m:t>i</m:t>
            </m:r>
          </m:sub>
        </m:sSub>
        <m:sSub>
          <m:sSubPr>
            <m:ctrlPr>
              <w:ins w:id="628"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ins w:id="629" w:author="Gibran Hemani" w:date="2020-01-22T16:11:00Z">
                <w:rPr>
                  <w:rFonts w:ascii="Cambria Math" w:hAnsi="Cambria Math"/>
                </w:rPr>
              </w:ins>
            </m:ctrlPr>
          </m:barPr>
          <m:e>
            <m:r>
              <w:rPr>
                <w:rFonts w:ascii="Cambria Math" w:hAnsi="Cambria Math"/>
              </w:rPr>
              <m:t>b</m:t>
            </m:r>
          </m:e>
        </m:bar>
        <m:sSub>
          <m:sSubPr>
            <m:ctrlPr>
              <w:ins w:id="630"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w:t>
      </w:r>
      <w:proofErr w:type="spellStart"/>
      <w:r>
        <w:t>ual</w:t>
      </w:r>
      <w:proofErr w:type="spellEnd"/>
      <w:r>
        <w:t xml:space="preserve"> error</w:t>
      </w:r>
    </w:p>
    <w:p w14:paraId="300B8EAD" w14:textId="58FDD19D" w:rsidR="00C5195D" w:rsidRDefault="003B5002">
      <w:pPr>
        <w:pStyle w:val="BodyText"/>
      </w:pPr>
      <m:oMathPara>
        <m:oMathParaPr>
          <m:jc m:val="center"/>
        </m:oMathParaPr>
        <m:oMath>
          <m:sSubSup>
            <m:sSubSupPr>
              <m:ctrlPr>
                <w:ins w:id="631" w:author="Gibran Hemani" w:date="2020-01-22T16:11: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ins w:id="632" w:author="Gibran Hemani" w:date="2020-01-22T16:11:00Z">
                  <w:rPr>
                    <w:rFonts w:ascii="Cambria Math" w:hAnsi="Cambria Math"/>
                  </w:rPr>
                </w:ins>
              </m:ctrlPr>
            </m:fPr>
            <m:num>
              <m:r>
                <w:rPr>
                  <w:rFonts w:ascii="Cambria Math" w:hAnsi="Cambria Math"/>
                </w:rPr>
                <m:t>var(</m:t>
              </m:r>
              <m:sSub>
                <m:sSubPr>
                  <m:ctrlPr>
                    <w:ins w:id="633" w:author="Gibran Hemani" w:date="2020-01-22T16:11:00Z">
                      <w:rPr>
                        <w:rFonts w:ascii="Cambria Math" w:hAnsi="Cambria Math"/>
                      </w:rPr>
                    </w:ins>
                  </m:ctrlPr>
                </m:sSubPr>
                <m:e>
                  <m:r>
                    <w:rPr>
                      <w:rFonts w:ascii="Cambria Math" w:hAnsi="Cambria Math"/>
                    </w:rPr>
                    <m:t>b</m:t>
                  </m:r>
                </m:e>
                <m:sub>
                  <m:r>
                    <w:rPr>
                      <w:rFonts w:ascii="Cambria Math" w:hAnsi="Cambria Math"/>
                    </w:rPr>
                    <m:t>i</m:t>
                  </m:r>
                </m:sub>
              </m:sSub>
              <m:sSub>
                <m:sSubPr>
                  <m:ctrlPr>
                    <w:ins w:id="634"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Sup>
                <m:sSubSupPr>
                  <m:ctrlPr>
                    <w:ins w:id="635"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ins w:id="636" w:author="Gibran Hemani" w:date="2020-01-22T16:11:00Z">
                      <w:rPr>
                        <w:rFonts w:ascii="Cambria Math" w:hAnsi="Cambria Math"/>
                      </w:rPr>
                    </w:ins>
                  </m:ctrlPr>
                </m:barPr>
                <m:e>
                  <m:r>
                    <w:rPr>
                      <w:rFonts w:ascii="Cambria Math" w:hAnsi="Cambria Math"/>
                    </w:rPr>
                    <m:t>b</m:t>
                  </m:r>
                </m:e>
              </m:bar>
              <m:sSub>
                <m:sSubPr>
                  <m:ctrlPr>
                    <w:ins w:id="637"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ins w:id="638"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ins w:id="639" w:author="Gibran Hemani" w:date="2020-01-22T16:11: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ins w:id="640" w:author="Gibran Hemani" w:date="2020-01-22T16:11:00Z">
                  <w:rPr>
                    <w:rFonts w:ascii="Cambria Math" w:hAnsi="Cambria Math"/>
                  </w:rPr>
                </w:ins>
              </m:ctrlPr>
            </m:fPr>
            <m:num>
              <m:r>
                <w:rPr>
                  <w:rFonts w:ascii="Cambria Math" w:hAnsi="Cambria Math"/>
                </w:rPr>
                <m:t>var(</m:t>
              </m:r>
              <m:sSub>
                <m:sSubPr>
                  <m:ctrlPr>
                    <w:ins w:id="641" w:author="Gibran Hemani" w:date="2020-01-22T16:11:00Z">
                      <w:rPr>
                        <w:rFonts w:ascii="Cambria Math" w:hAnsi="Cambria Math"/>
                      </w:rPr>
                    </w:ins>
                  </m:ctrlPr>
                </m:sSubPr>
                <m:e>
                  <m:r>
                    <w:rPr>
                      <w:rFonts w:ascii="Cambria Math" w:hAnsi="Cambria Math"/>
                    </w:rPr>
                    <m:t>b</m:t>
                  </m:r>
                </m:e>
                <m:sub>
                  <m:r>
                    <w:rPr>
                      <w:rFonts w:ascii="Cambria Math" w:hAnsi="Cambria Math"/>
                    </w:rPr>
                    <m:t>i</m:t>
                  </m:r>
                </m:sub>
              </m:sSub>
              <m:sSub>
                <m:sSubPr>
                  <m:ctrlPr>
                    <w:ins w:id="642"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ins w:id="643"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ins w:id="644" w:author="Gibran Hemani" w:date="2020-01-22T16:11:00Z">
                  <w:rPr>
                    <w:rFonts w:ascii="Cambria Math" w:hAnsi="Cambria Math"/>
                  </w:rPr>
                </w:ins>
              </m:ctrlPr>
            </m:barPr>
            <m:e>
              <m:r>
                <w:rPr>
                  <w:rFonts w:ascii="Cambria Math" w:hAnsi="Cambria Math"/>
                </w:rPr>
                <m:t>b</m:t>
              </m:r>
            </m:e>
          </m:bar>
          <m:sSub>
            <m:sSubPr>
              <m:ctrlPr>
                <w:ins w:id="645" w:author="Gibran Hemani" w:date="2020-01-22T16:11: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oMath>
      </m:oMathPara>
    </w:p>
    <w:p w14:paraId="466D61EE" w14:textId="70E49AB0" w:rsidR="00C5195D" w:rsidRDefault="004E6CDE">
      <w:pPr>
        <w:pStyle w:val="FirstParagraph"/>
      </w:pPr>
      <w:r>
        <w:t xml:space="preserve">Across the simulations we fixed </w:t>
      </w:r>
      <m:oMath>
        <m:bar>
          <m:barPr>
            <m:pos m:val="top"/>
            <m:ctrlPr>
              <w:ins w:id="646" w:author="Gibran Hemani" w:date="2020-01-22T16:11:00Z">
                <w:rPr>
                  <w:rFonts w:ascii="Cambria Math" w:hAnsi="Cambria Math"/>
                </w:rPr>
              </w:ins>
            </m:ctrlPr>
          </m:barPr>
          <m:e>
            <m:r>
              <w:rPr>
                <w:rFonts w:ascii="Cambria Math" w:hAnsi="Cambria Math"/>
              </w:rPr>
              <m:t>b</m:t>
            </m:r>
          </m:e>
        </m:bar>
        <m:r>
          <w:rPr>
            <w:rFonts w:ascii="Cambria Math" w:hAnsi="Cambria Math"/>
          </w:rPr>
          <m:t>=1</m:t>
        </m:r>
      </m:oMath>
      <w:r>
        <w:t xml:space="preserve"> and </w:t>
      </w:r>
      <m:oMath>
        <m:sSubSup>
          <m:sSubSupPr>
            <m:ctrlPr>
              <w:ins w:id="647" w:author="Gibran Hemani" w:date="2020-01-22T16:11: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ins w:id="648" w:author="Gibran Hemani" w:date="2020-01-22T16:11: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Therefore, in each scenario, the variance explained by the causal variant remains the same, but the propor</w:t>
      </w:r>
      <w:proofErr w:type="spellStart"/>
      <w:r>
        <w:t>tion</w:t>
      </w:r>
      <w:proofErr w:type="spellEnd"/>
      <w:r>
        <w:t xml:space="preserve"> of the residual variance due to point estimation error varies </w:t>
      </w:r>
      <w:r w:rsidR="00062D1A">
        <w:t xml:space="preserve">with </w:t>
      </w:r>
      <w:r>
        <w:t xml:space="preserve">changing </w:t>
      </w:r>
      <m:oMath>
        <m:sSubSup>
          <m:sSubSupPr>
            <m:ctrlPr>
              <w:ins w:id="649" w:author="Gibran Hemani" w:date="2020-01-22T16:11: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w:t>
      </w:r>
      <w:proofErr w:type="gramStart"/>
      <w:r>
        <w:t>framework</w:t>
      </w:r>
      <w:proofErr w:type="gramEnd"/>
      <w:r>
        <w:t xml:space="preserve"> we </w:t>
      </w:r>
      <w:r w:rsidR="00EE1D21">
        <w:t xml:space="preserve">tested for interaction between the perfectly measured causal variant and an unlinked locus </w:t>
      </w:r>
      <m:oMath>
        <m:sSub>
          <m:sSubPr>
            <m:ctrlPr>
              <w:ins w:id="650"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ins w:id="651"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sSub>
            <m:sSubPr>
              <m:ctrlPr>
                <w:ins w:id="652"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653" w:author="Gibran Hemani" w:date="2020-01-22T16:11:00Z">
                  <w:rPr>
                    <w:rFonts w:ascii="Cambria Math" w:hAnsi="Cambria Math"/>
                  </w:rPr>
                </w:ins>
              </m:ctrlPr>
            </m:sSubPr>
            <m:e>
              <m:r>
                <w:rPr>
                  <w:rFonts w:ascii="Cambria Math" w:hAnsi="Cambria Math"/>
                </w:rPr>
                <m:t>x</m:t>
              </m:r>
            </m:e>
            <m:sub>
              <m:r>
                <w:rPr>
                  <w:rFonts w:ascii="Cambria Math" w:hAnsi="Cambria Math"/>
                </w:rPr>
                <m:t>c</m:t>
              </m:r>
            </m:sub>
          </m:sSub>
          <m:sSub>
            <m:sSubPr>
              <m:ctrlPr>
                <w:ins w:id="654" w:author="Gibran Hemani" w:date="2020-01-22T16:11:00Z">
                  <w:rPr>
                    <w:rFonts w:ascii="Cambria Math" w:hAnsi="Cambria Math"/>
                  </w:rPr>
                </w:ins>
              </m:ctrlPr>
            </m:sSubPr>
            <m:e>
              <m:r>
                <w:rPr>
                  <w:rFonts w:ascii="Cambria Math" w:hAnsi="Cambria Math"/>
                </w:rPr>
                <m:t>x</m:t>
              </m:r>
            </m:e>
            <m:sub>
              <m:r>
                <w:rPr>
                  <w:rFonts w:ascii="Cambria Math" w:hAnsi="Cambria Math"/>
                </w:rPr>
                <m:t>u</m:t>
              </m:r>
            </m:sub>
          </m:sSub>
        </m:oMath>
      </m:oMathPara>
    </w:p>
    <w:p w14:paraId="1DB13769" w14:textId="0B773045" w:rsidR="00C5195D" w:rsidRDefault="00EE1D21">
      <w:pPr>
        <w:pStyle w:val="FirstParagraph"/>
      </w:pPr>
      <w:r>
        <w:t>Across the simulations, we used 1000 samples</w:t>
      </w:r>
      <w:r w:rsidR="004E6CDE">
        <w:t xml:space="preserve"> and performed 500 replicates per scenario</w:t>
      </w:r>
    </w:p>
    <w:p w14:paraId="32A7794F" w14:textId="77777777" w:rsidR="00C5195D" w:rsidRDefault="00EE1D21">
      <w:pPr>
        <w:pStyle w:val="Heading2"/>
      </w:pPr>
      <w:bookmarkStart w:id="655" w:name="figures"/>
      <w:r>
        <w:lastRenderedPageBreak/>
        <w:t>Figures</w:t>
      </w:r>
      <w:bookmarkEnd w:id="655"/>
    </w:p>
    <w:p w14:paraId="5DE58E16" w14:textId="7C7A7586" w:rsidR="00C5195D" w:rsidRDefault="00CA4B99">
      <w:pPr>
        <w:pStyle w:val="CaptionedFigure"/>
      </w:pPr>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Start w:id="656"/>
      <w:commentRangeEnd w:id="656"/>
      <w:r w:rsidR="00231F77">
        <w:rPr>
          <w:rStyle w:val="CommentReference"/>
        </w:rPr>
        <w:commentReference w:id="656"/>
      </w:r>
    </w:p>
    <w:p w14:paraId="4A88B949" w14:textId="77777777" w:rsidR="00C5195D" w:rsidRDefault="00EE1D21">
      <w:pPr>
        <w:pStyle w:val="ImageCaption"/>
      </w:pPr>
      <w:r>
        <w:t>Figure 1: Genomic inflation factors for each of the 501 SNP pairs that passed the significance filters in H2014. Values on the x-axis were calculated as the ratio of the median F-statistic for the interaction test and its value under the null hypothesis.</w:t>
      </w:r>
    </w:p>
    <w:p w14:paraId="7A38F072" w14:textId="4A81A8E6" w:rsidR="00C5195D" w:rsidRDefault="00425151">
      <w:pPr>
        <w:pStyle w:val="CaptionedFigure"/>
      </w:pPr>
      <w:ins w:id="657" w:author="Gibran Hemani" w:date="2020-01-22T18:48:00Z">
        <w:r w:rsidRPr="00425151">
          <w:lastRenderedPageBreak/>
          <w:drawing>
            <wp:inline distT="0" distB="0" distL="0" distR="0" wp14:anchorId="6B3964B5" wp14:editId="4A6601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ins>
      <w:del w:id="658" w:author="Gibran Hemani" w:date="2020-01-22T16:47:00Z">
        <w:r w:rsidR="00CA4B99" w:rsidRPr="00CA4B99" w:rsidDel="00D27652">
          <w:rPr>
            <w:noProof/>
          </w:rPr>
          <w:drawing>
            <wp:inline distT="0" distB="0" distL="0" distR="0" wp14:anchorId="047FF0A2" wp14:editId="653925F8">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del>
      <w:commentRangeStart w:id="659"/>
      <w:commentRangeEnd w:id="659"/>
      <w:r w:rsidR="00231F77">
        <w:rPr>
          <w:rStyle w:val="CommentReference"/>
        </w:rPr>
        <w:commentReference w:id="659"/>
      </w:r>
    </w:p>
    <w:p w14:paraId="756D37D4" w14:textId="0410CEA1" w:rsidR="00C5195D" w:rsidRDefault="00EE1D21">
      <w:pPr>
        <w:pStyle w:val="ImageCaption"/>
      </w:pPr>
      <w:r>
        <w:t>Figure 2: Relationship between variance explained by the cis additive locus (x-axis) and genomic inflation factor for the interaction test statistic (y-axis)</w:t>
      </w:r>
      <w:r w:rsidR="00CA4B99">
        <w:t xml:space="preserve"> across three different simulation scenarios (rows of figures) as described in the Methods</w:t>
      </w:r>
      <w:r>
        <w:t xml:space="preserve">. Each point represents one simulation, where the genomic inflation factor was calculated from </w:t>
      </w:r>
      <w:r w:rsidR="00CA4B99">
        <w:t xml:space="preserve">approximately 500,000 </w:t>
      </w:r>
      <w:r>
        <w:t>interaction tests</w:t>
      </w:r>
      <w:r w:rsidR="00CA4B99">
        <w:t xml:space="preserve">.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w:t>
      </w:r>
      <w:proofErr w:type="spellStart"/>
      <w:r w:rsidR="00CA4B99">
        <w:t>eQTLGen</w:t>
      </w:r>
      <w:proofErr w:type="spellEnd"/>
      <w:r w:rsidR="00CA4B99">
        <w:t xml:space="preserve"> analysis. Clusters of plots represent the variation in genomic inflation for a particular locus.</w:t>
      </w:r>
      <w:r w:rsidR="00113C37">
        <w:t xml:space="preserve"> We note that scenarios 2 and 3 appear to include loci that do not have systematic inflation, which is consistent with observations in Figure 1.</w:t>
      </w:r>
    </w:p>
    <w:p w14:paraId="7A03A7F0" w14:textId="11E277FC" w:rsidR="00C5195D" w:rsidRDefault="004860C5">
      <w:pPr>
        <w:pStyle w:val="CaptionedFigure"/>
      </w:pPr>
      <w:del w:id="660" w:author="Gibran Hemani" w:date="2020-01-22T18:48:00Z">
        <w:r w:rsidRPr="004860C5" w:rsidDel="00425151">
          <w:rPr>
            <w:noProof/>
          </w:rPr>
          <w:lastRenderedPageBreak/>
          <w:drawing>
            <wp:inline distT="0" distB="0" distL="0" distR="0" wp14:anchorId="38EBEF0D" wp14:editId="4613545A">
              <wp:extent cx="5943600" cy="4245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del>
      <w:r w:rsidRPr="004860C5" w:rsidDel="004860C5">
        <w:t xml:space="preserve"> </w:t>
      </w:r>
      <w:commentRangeStart w:id="661"/>
      <w:commentRangeEnd w:id="661"/>
      <w:r w:rsidR="00390E84">
        <w:rPr>
          <w:rStyle w:val="CommentReference"/>
        </w:rPr>
        <w:commentReference w:id="661"/>
      </w:r>
      <w:ins w:id="662" w:author="Gibran Hemani" w:date="2020-01-22T18:48:00Z">
        <w:r w:rsidR="00425151" w:rsidRPr="00425151">
          <w:rPr>
            <w:noProof/>
          </w:rPr>
          <w:t xml:space="preserve"> </w:t>
        </w:r>
        <w:r w:rsidR="00425151" w:rsidRPr="00425151">
          <w:drawing>
            <wp:inline distT="0" distB="0" distL="0" distR="0" wp14:anchorId="099CF52E" wp14:editId="41E3BE2A">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ins>
    </w:p>
    <w:p w14:paraId="794E9FFD" w14:textId="16AE50BB" w:rsidR="00C5195D" w:rsidRDefault="00EE1D21">
      <w:pPr>
        <w:pStyle w:val="ImageCaption"/>
      </w:pPr>
      <w:r>
        <w:t xml:space="preserve">Figure 3: The number of independent and significant interaction terms under an additive model (y-axis) with respect to the </w:t>
      </w:r>
      <w:r w:rsidR="004860C5">
        <w:t xml:space="preserve">variance explained at the additive cis locus </w:t>
      </w:r>
      <w:r>
        <w:t xml:space="preserve">in the simulation (x-axis). </w:t>
      </w:r>
      <w:r w:rsidR="004860C5">
        <w:t xml:space="preserve">Rows of plots represent different simulation scenarios as depicted in Figure 2 and described in the methods. </w:t>
      </w:r>
      <w:r w:rsidR="000D32DB">
        <w:t xml:space="preserve">For visual clarity we </w:t>
      </w:r>
      <w:r>
        <w:t xml:space="preserve">binned </w:t>
      </w:r>
      <w:r w:rsidR="000D32DB">
        <w:t xml:space="preserve">the x-axis variable </w:t>
      </w:r>
      <w:r>
        <w:t xml:space="preserve">into 30 classes. Each </w:t>
      </w:r>
      <w:r w:rsidR="00D27FC5">
        <w:t xml:space="preserve">box </w:t>
      </w:r>
      <w:r>
        <w:t>represents the distribution of the number of discoveries for simulations within those bins.</w:t>
      </w:r>
    </w:p>
    <w:p w14:paraId="585CAC36" w14:textId="7DC03F14" w:rsidR="00C5195D" w:rsidRDefault="000D32DB">
      <w:pPr>
        <w:pStyle w:val="CaptionedFigure"/>
      </w:pPr>
      <w:del w:id="663" w:author="Gibran Hemani" w:date="2020-01-22T18:48:00Z">
        <w:r w:rsidRPr="000D32DB" w:rsidDel="00425151">
          <w:rPr>
            <w:noProof/>
          </w:rPr>
          <w:lastRenderedPageBreak/>
          <w:drawing>
            <wp:inline distT="0" distB="0" distL="0" distR="0" wp14:anchorId="5777D90D" wp14:editId="6737CB2B">
              <wp:extent cx="5943600" cy="4245610"/>
              <wp:effectExtent l="0" t="0" r="0" b="0"/>
              <wp:docPr id="13" name="Picture 1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del>
      <w:r w:rsidRPr="000D32DB" w:rsidDel="000D32DB">
        <w:t xml:space="preserve"> </w:t>
      </w:r>
      <w:ins w:id="664" w:author="Gibran Hemani" w:date="2020-01-22T18:48:00Z">
        <w:r w:rsidR="00425151" w:rsidRPr="00425151">
          <w:drawing>
            <wp:inline distT="0" distB="0" distL="0" distR="0" wp14:anchorId="5340D907" wp14:editId="01B2556A">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ins>
    </w:p>
    <w:p w14:paraId="764784D5" w14:textId="4CDA7FD7" w:rsidR="00C5195D" w:rsidRDefault="00EE1D21">
      <w:pPr>
        <w:pStyle w:val="ImageCaption"/>
      </w:pPr>
      <w:r>
        <w:t>Figure 4: Relationship between genomic inflation factor in the discovery (x-axis) and replication datasets (y-axis) where each point represents one</w:t>
      </w:r>
      <w:r w:rsidR="000D32DB">
        <w:t xml:space="preserve"> simulation replicate</w:t>
      </w:r>
      <w:r>
        <w:t>.</w:t>
      </w:r>
      <w:r w:rsidR="000D32DB">
        <w:t xml:space="preserve"> Rows of plots represent the simulation scenario (Methods).</w:t>
      </w:r>
    </w:p>
    <w:p w14:paraId="30BFCAD4" w14:textId="149C6744" w:rsidR="00C5195D" w:rsidRDefault="00721735">
      <w:pPr>
        <w:pStyle w:val="CaptionedFigure"/>
      </w:pPr>
      <w:r w:rsidRPr="00721735">
        <w:rPr>
          <w:noProof/>
        </w:rPr>
        <w:lastRenderedPageBreak/>
        <w:drawing>
          <wp:inline distT="0" distB="0" distL="0" distR="0" wp14:anchorId="49AEB1BB" wp14:editId="4DE5425A">
            <wp:extent cx="5943600" cy="424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5610"/>
                    </a:xfrm>
                    <a:prstGeom prst="rect">
                      <a:avLst/>
                    </a:prstGeom>
                  </pic:spPr>
                </pic:pic>
              </a:graphicData>
            </a:graphic>
          </wp:inline>
        </w:drawing>
      </w:r>
      <w:r w:rsidRPr="00721735" w:rsidDel="00721735">
        <w:t xml:space="preserve"> </w:t>
      </w:r>
    </w:p>
    <w:p w14:paraId="72F82F85" w14:textId="17B0DE19" w:rsidR="00721735" w:rsidRDefault="00EE1D21" w:rsidP="00721735">
      <w:pPr>
        <w:pStyle w:val="ImageCaption"/>
      </w:pPr>
      <w:r>
        <w:t>Figure 5:</w:t>
      </w:r>
      <w:r w:rsidR="00816C77">
        <w:t xml:space="preserve"> For each simulation replicate we obtained the interaction test statistics in both the discovery and replication datasets. We calculated the correlation of the test statistics between the discovery and replication results for each simulation replicate. This plot represents the</w:t>
      </w:r>
      <w:r>
        <w:t xml:space="preserve"> </w:t>
      </w:r>
      <w:r w:rsidR="00816C77">
        <w:t>d</w:t>
      </w:r>
      <w:r>
        <w:t>istribution</w:t>
      </w:r>
      <w:r w:rsidR="00816C77">
        <w:t>s</w:t>
      </w:r>
      <w:r>
        <w:t xml:space="preserve"> of th</w:t>
      </w:r>
      <w:r w:rsidR="00816C77">
        <w:t>ose</w:t>
      </w:r>
      <w:r>
        <w:t xml:space="preserve"> correlation</w:t>
      </w:r>
      <w:r w:rsidR="00721735">
        <w:t>. Rows of plots represent the simulation scenario (Methods).</w:t>
      </w:r>
    </w:p>
    <w:p w14:paraId="48D4ECC6" w14:textId="77452EF5" w:rsidR="00C5195D" w:rsidRDefault="00C5195D">
      <w:pPr>
        <w:pStyle w:val="ImageCaption"/>
      </w:pPr>
    </w:p>
    <w:p w14:paraId="2B8C45E4" w14:textId="337B5872" w:rsidR="00C5195D" w:rsidRDefault="00425151">
      <w:pPr>
        <w:pStyle w:val="CaptionedFigure"/>
      </w:pPr>
      <w:ins w:id="665" w:author="Gibran Hemani" w:date="2020-01-22T18:50:00Z">
        <w:r w:rsidRPr="00425151">
          <w:lastRenderedPageBreak/>
          <w:drawing>
            <wp:inline distT="0" distB="0" distL="0" distR="0" wp14:anchorId="1DFCE5AF" wp14:editId="6D7BAA6C">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6500"/>
                      </a:xfrm>
                      <a:prstGeom prst="rect">
                        <a:avLst/>
                      </a:prstGeom>
                    </pic:spPr>
                  </pic:pic>
                </a:graphicData>
              </a:graphic>
            </wp:inline>
          </w:drawing>
        </w:r>
      </w:ins>
      <w:del w:id="666" w:author="Gibran Hemani" w:date="2020-01-22T18:50:00Z">
        <w:r w:rsidR="00583F24" w:rsidRPr="00583F24" w:rsidDel="00425151">
          <w:rPr>
            <w:noProof/>
          </w:rPr>
          <w:drawing>
            <wp:inline distT="0" distB="0" distL="0" distR="0" wp14:anchorId="75FCF418" wp14:editId="69B52B16">
              <wp:extent cx="5943600" cy="24765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del>
    </w:p>
    <w:p w14:paraId="3CC0C752" w14:textId="287C5A0C" w:rsidR="003805C3" w:rsidRPr="003805C3" w:rsidRDefault="00EE1D21" w:rsidP="003805C3">
      <w:pPr>
        <w:pStyle w:val="ImageCaption"/>
      </w:pPr>
      <w:r>
        <w:t xml:space="preserve">Figure 6: Rate of replication of false positives in an independent dataset (y-axis) as a function of the </w:t>
      </w:r>
      <w:r w:rsidR="00583F24">
        <w:t xml:space="preserve">variance explained by the cis additive effect </w:t>
      </w:r>
      <w:r>
        <w:t xml:space="preserve">(x-axis).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r w:rsidR="003805C3" w:rsidRPr="003805C3">
        <w:t xml:space="preserve"> </w:t>
      </w:r>
      <w:r w:rsidR="00583F24">
        <w:t xml:space="preserve">Columns </w:t>
      </w:r>
      <w:r w:rsidR="003805C3" w:rsidRPr="003805C3">
        <w:t>of plots represent the simulation scenario (Methods).</w:t>
      </w:r>
      <w:r w:rsidR="00583F24">
        <w:t xml:space="preserve"> </w:t>
      </w:r>
    </w:p>
    <w:p w14:paraId="3F620D20" w14:textId="4AAB7705" w:rsidR="00C5195D" w:rsidRDefault="00C5195D">
      <w:pPr>
        <w:pStyle w:val="ImageCaption"/>
      </w:pP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77777777" w:rsidR="00C5195D" w:rsidRDefault="00EE1D21">
      <w:pPr>
        <w:pStyle w:val="ImageCaption"/>
      </w:pPr>
      <w:r>
        <w:t xml:space="preserve">Figure 7: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ins w:id="667" w:author="Gibran Hemani" w:date="2020-01-22T16:11:00Z">
                <w:rPr>
                  <w:rFonts w:ascii="Cambria Math" w:hAnsi="Cambria Math"/>
                </w:rPr>
              </w:ins>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22"/>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77777777" w:rsidR="00C5195D" w:rsidRDefault="00EE1D21">
      <w:pPr>
        <w:pStyle w:val="ImageCaption"/>
      </w:pPr>
      <w:r>
        <w:t>Figure 8: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77777777" w:rsidR="00D229D5" w:rsidRDefault="00EE1D21">
      <w:pPr>
        <w:pStyle w:val="ImageCaption"/>
      </w:pPr>
      <w:r>
        <w:t>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711A37E2" w14:textId="77777777" w:rsidR="00D229D5" w:rsidRDefault="00D229D5" w:rsidP="00D229D5">
      <w:pPr>
        <w:pStyle w:val="BodyText"/>
      </w:pPr>
      <w:r>
        <w:br w:type="page"/>
      </w:r>
    </w:p>
    <w:p w14:paraId="2C1E7496" w14:textId="77777777" w:rsidR="00F573F2" w:rsidRDefault="00F573F2" w:rsidP="00F573F2">
      <w:pPr>
        <w:pStyle w:val="Heading2"/>
      </w:pPr>
      <w:r>
        <w:lastRenderedPageBreak/>
        <w:t>Acknowledgements</w:t>
      </w:r>
    </w:p>
    <w:p w14:paraId="276B606E" w14:textId="77777777" w:rsidR="00F573F2" w:rsidRDefault="00F573F2" w:rsidP="00F573F2">
      <w:pPr>
        <w:jc w:val="both"/>
      </w:pPr>
      <w:r>
        <w:t xml:space="preserve">GH was funded by the </w:t>
      </w:r>
      <w:proofErr w:type="spellStart"/>
      <w:r>
        <w:t>Wellcome</w:t>
      </w:r>
      <w:proofErr w:type="spellEnd"/>
      <w:r>
        <w:t xml:space="preserve"> Trust and Royal Society [</w:t>
      </w:r>
      <w:r w:rsidRPr="009C1170">
        <w:t>208806/Z/17/Z</w:t>
      </w:r>
      <w:r>
        <w:t xml:space="preserve">]. JEP is supported by National Health and Medical Research Council Fellowship (APP1107599). </w:t>
      </w:r>
    </w:p>
    <w:p w14:paraId="5D5F2FCE" w14:textId="77777777" w:rsidR="00F573F2" w:rsidRPr="00D229D5" w:rsidRDefault="00F573F2" w:rsidP="00F573F2">
      <w:pPr>
        <w:pStyle w:val="BodyText"/>
      </w:pPr>
    </w:p>
    <w:p w14:paraId="15DECCDE" w14:textId="77777777" w:rsidR="00C5195D" w:rsidRDefault="00D229D5" w:rsidP="004C7C54">
      <w:pPr>
        <w:pStyle w:val="Heading2"/>
      </w:pPr>
      <w:r>
        <w:t>References</w:t>
      </w:r>
    </w:p>
    <w:p w14:paraId="5751B100" w14:textId="37ADF48B" w:rsidR="00D27652" w:rsidRPr="00D27652" w:rsidRDefault="00D229D5" w:rsidP="00D27652">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D27652" w:rsidRPr="00D27652">
        <w:rPr>
          <w:rFonts w:ascii="Cambria" w:hAnsi="Cambria" w:cs="Times New Roman"/>
          <w:noProof/>
        </w:rPr>
        <w:t>1.</w:t>
      </w:r>
      <w:r w:rsidR="00D27652" w:rsidRPr="00D27652">
        <w:rPr>
          <w:rFonts w:ascii="Cambria" w:hAnsi="Cambria" w:cs="Times New Roman"/>
          <w:noProof/>
        </w:rPr>
        <w:tab/>
        <w:t xml:space="preserve">Carlborg, O. &amp; Haley, C. S. Epistasis: too often neglected in complex trait studies? </w:t>
      </w:r>
      <w:r w:rsidR="00D27652" w:rsidRPr="00D27652">
        <w:rPr>
          <w:rFonts w:ascii="Cambria" w:hAnsi="Cambria" w:cs="Times New Roman"/>
          <w:i/>
          <w:iCs/>
          <w:noProof/>
        </w:rPr>
        <w:t>Nat. Rev. Genet.</w:t>
      </w:r>
      <w:r w:rsidR="00D27652" w:rsidRPr="00D27652">
        <w:rPr>
          <w:rFonts w:ascii="Cambria" w:hAnsi="Cambria" w:cs="Times New Roman"/>
          <w:noProof/>
        </w:rPr>
        <w:t xml:space="preserve"> </w:t>
      </w:r>
      <w:r w:rsidR="00D27652" w:rsidRPr="00D27652">
        <w:rPr>
          <w:rFonts w:ascii="Cambria" w:hAnsi="Cambria" w:cs="Times New Roman"/>
          <w:b/>
          <w:bCs/>
          <w:noProof/>
        </w:rPr>
        <w:t>5</w:t>
      </w:r>
      <w:r w:rsidR="00D27652" w:rsidRPr="00D27652">
        <w:rPr>
          <w:rFonts w:ascii="Cambria" w:hAnsi="Cambria" w:cs="Times New Roman"/>
          <w:noProof/>
        </w:rPr>
        <w:t>, 618–25 (2004).</w:t>
      </w:r>
    </w:p>
    <w:p w14:paraId="740020EB"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2.</w:t>
      </w:r>
      <w:r w:rsidRPr="00D27652">
        <w:rPr>
          <w:rFonts w:ascii="Cambria" w:hAnsi="Cambria" w:cs="Times New Roman"/>
          <w:noProof/>
        </w:rPr>
        <w:tab/>
        <w:t xml:space="preserve">Wei, W.-H., Hemani, G. &amp; Haley, C. S. Detecting epistasis in human complex traits. </w:t>
      </w:r>
      <w:r w:rsidRPr="00D27652">
        <w:rPr>
          <w:rFonts w:ascii="Cambria" w:hAnsi="Cambria" w:cs="Times New Roman"/>
          <w:i/>
          <w:iCs/>
          <w:noProof/>
        </w:rPr>
        <w:t>Nat. Rev. Genet.</w:t>
      </w:r>
      <w:r w:rsidRPr="00D27652">
        <w:rPr>
          <w:rFonts w:ascii="Cambria" w:hAnsi="Cambria" w:cs="Times New Roman"/>
          <w:noProof/>
        </w:rPr>
        <w:t xml:space="preserve"> (2014). doi:10.1038/nrg3747</w:t>
      </w:r>
    </w:p>
    <w:p w14:paraId="43FBC1FF"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3.</w:t>
      </w:r>
      <w:r w:rsidRPr="00D27652">
        <w:rPr>
          <w:rFonts w:ascii="Cambria" w:hAnsi="Cambria" w:cs="Times New Roman"/>
          <w:noProof/>
        </w:rPr>
        <w:tab/>
        <w:t xml:space="preserve">Hill, W. G., Goddard, M. E. &amp; Visscher, P. M. Data and Theory Point to Mainly Additive Genetic Variance for Complex Traits. </w:t>
      </w:r>
      <w:r w:rsidRPr="00D27652">
        <w:rPr>
          <w:rFonts w:ascii="Cambria" w:hAnsi="Cambria" w:cs="Times New Roman"/>
          <w:i/>
          <w:iCs/>
          <w:noProof/>
        </w:rPr>
        <w:t>PLoS Genet.</w:t>
      </w:r>
      <w:r w:rsidRPr="00D27652">
        <w:rPr>
          <w:rFonts w:ascii="Cambria" w:hAnsi="Cambria" w:cs="Times New Roman"/>
          <w:noProof/>
        </w:rPr>
        <w:t xml:space="preserve"> </w:t>
      </w:r>
      <w:r w:rsidRPr="00D27652">
        <w:rPr>
          <w:rFonts w:ascii="Cambria" w:hAnsi="Cambria" w:cs="Times New Roman"/>
          <w:b/>
          <w:bCs/>
          <w:noProof/>
        </w:rPr>
        <w:t>4</w:t>
      </w:r>
      <w:r w:rsidRPr="00D27652">
        <w:rPr>
          <w:rFonts w:ascii="Cambria" w:hAnsi="Cambria" w:cs="Times New Roman"/>
          <w:noProof/>
        </w:rPr>
        <w:t>, (2008).</w:t>
      </w:r>
    </w:p>
    <w:p w14:paraId="2C4E196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4.</w:t>
      </w:r>
      <w:r w:rsidRPr="00D27652">
        <w:rPr>
          <w:rFonts w:ascii="Cambria" w:hAnsi="Cambria" w:cs="Times New Roman"/>
          <w:noProof/>
        </w:rPr>
        <w:tab/>
        <w:t xml:space="preserve">Hemani, G. </w:t>
      </w:r>
      <w:r w:rsidRPr="00D27652">
        <w:rPr>
          <w:rFonts w:ascii="Cambria" w:hAnsi="Cambria" w:cs="Times New Roman"/>
          <w:i/>
          <w:iCs/>
          <w:noProof/>
        </w:rPr>
        <w:t>et al.</w:t>
      </w:r>
      <w:r w:rsidRPr="00D27652">
        <w:rPr>
          <w:rFonts w:ascii="Cambria" w:hAnsi="Cambria" w:cs="Times New Roman"/>
          <w:noProof/>
        </w:rPr>
        <w:t xml:space="preserve"> Detection and replication of epistasis influencing transcription in humans.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10</w:t>
      </w:r>
      <w:r w:rsidRPr="00D27652">
        <w:rPr>
          <w:rFonts w:ascii="Cambria" w:hAnsi="Cambria" w:cs="Times New Roman"/>
          <w:noProof/>
        </w:rPr>
        <w:t>, 249–53 (2014).</w:t>
      </w:r>
    </w:p>
    <w:p w14:paraId="4B3115A7"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5.</w:t>
      </w:r>
      <w:r w:rsidRPr="00D27652">
        <w:rPr>
          <w:rFonts w:ascii="Cambria" w:hAnsi="Cambria" w:cs="Times New Roman"/>
          <w:noProof/>
        </w:rPr>
        <w:tab/>
        <w:t xml:space="preserve">Visscher, P. M., Hill, W. G. &amp; Wray, N. R. Heritability in the genomics era [mdash] concepts and misconceptions. </w:t>
      </w:r>
      <w:r w:rsidRPr="00D27652">
        <w:rPr>
          <w:rFonts w:ascii="Cambria" w:hAnsi="Cambria" w:cs="Times New Roman"/>
          <w:i/>
          <w:iCs/>
          <w:noProof/>
        </w:rPr>
        <w:t>Nat. Rev. Genet.</w:t>
      </w:r>
      <w:r w:rsidRPr="00D27652">
        <w:rPr>
          <w:rFonts w:ascii="Cambria" w:hAnsi="Cambria" w:cs="Times New Roman"/>
          <w:noProof/>
        </w:rPr>
        <w:t xml:space="preserve"> </w:t>
      </w:r>
      <w:r w:rsidRPr="00D27652">
        <w:rPr>
          <w:rFonts w:ascii="Cambria" w:hAnsi="Cambria" w:cs="Times New Roman"/>
          <w:b/>
          <w:bCs/>
          <w:noProof/>
        </w:rPr>
        <w:t>9</w:t>
      </w:r>
      <w:r w:rsidRPr="00D27652">
        <w:rPr>
          <w:rFonts w:ascii="Cambria" w:hAnsi="Cambria" w:cs="Times New Roman"/>
          <w:noProof/>
        </w:rPr>
        <w:t>, 255–266 (2008).</w:t>
      </w:r>
    </w:p>
    <w:p w14:paraId="351878F7"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6.</w:t>
      </w:r>
      <w:r w:rsidRPr="00D27652">
        <w:rPr>
          <w:rFonts w:ascii="Cambria" w:hAnsi="Cambria" w:cs="Times New Roman"/>
          <w:noProof/>
        </w:rPr>
        <w:tab/>
        <w:t xml:space="preserve">Wood, A. R. </w:t>
      </w:r>
      <w:r w:rsidRPr="00D27652">
        <w:rPr>
          <w:rFonts w:ascii="Cambria" w:hAnsi="Cambria" w:cs="Times New Roman"/>
          <w:i/>
          <w:iCs/>
          <w:noProof/>
        </w:rPr>
        <w:t>et al.</w:t>
      </w:r>
      <w:r w:rsidRPr="00D27652">
        <w:rPr>
          <w:rFonts w:ascii="Cambria" w:hAnsi="Cambria" w:cs="Times New Roman"/>
          <w:noProof/>
        </w:rPr>
        <w:t xml:space="preserve"> Another explanation for apparent epistasis.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514</w:t>
      </w:r>
      <w:r w:rsidRPr="00D27652">
        <w:rPr>
          <w:rFonts w:ascii="Cambria" w:hAnsi="Cambria" w:cs="Times New Roman"/>
          <w:noProof/>
        </w:rPr>
        <w:t>, E3–E5 (2014).</w:t>
      </w:r>
    </w:p>
    <w:p w14:paraId="06E578A5"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7.</w:t>
      </w:r>
      <w:r w:rsidRPr="00D27652">
        <w:rPr>
          <w:rFonts w:ascii="Cambria" w:hAnsi="Cambria" w:cs="Times New Roman"/>
          <w:noProof/>
        </w:rPr>
        <w:tab/>
        <w:t xml:space="preserve">Hemani, G. </w:t>
      </w:r>
      <w:r w:rsidRPr="00D27652">
        <w:rPr>
          <w:rFonts w:ascii="Cambria" w:hAnsi="Cambria" w:cs="Times New Roman"/>
          <w:i/>
          <w:iCs/>
          <w:noProof/>
        </w:rPr>
        <w:t>et al.</w:t>
      </w:r>
      <w:r w:rsidRPr="00D27652">
        <w:rPr>
          <w:rFonts w:ascii="Cambria" w:hAnsi="Cambria" w:cs="Times New Roman"/>
          <w:noProof/>
        </w:rPr>
        <w:t xml:space="preserve"> Another Explanation for Apparent Epistasis.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514</w:t>
      </w:r>
      <w:r w:rsidRPr="00D27652">
        <w:rPr>
          <w:rFonts w:ascii="Cambria" w:hAnsi="Cambria" w:cs="Times New Roman"/>
          <w:noProof/>
        </w:rPr>
        <w:t>, E5 (2014).</w:t>
      </w:r>
    </w:p>
    <w:p w14:paraId="2C520E69"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8.</w:t>
      </w:r>
      <w:r w:rsidRPr="00D27652">
        <w:rPr>
          <w:rFonts w:ascii="Cambria" w:hAnsi="Cambria" w:cs="Times New Roman"/>
          <w:noProof/>
        </w:rPr>
        <w:tab/>
        <w:t xml:space="preserve">Hemani, G., Knott, S. &amp; Haley, C. An evolutionary perspective on epistasis and the missing heritability. </w:t>
      </w:r>
      <w:r w:rsidRPr="00D27652">
        <w:rPr>
          <w:rFonts w:ascii="Cambria" w:hAnsi="Cambria" w:cs="Times New Roman"/>
          <w:i/>
          <w:iCs/>
          <w:noProof/>
        </w:rPr>
        <w:t>PLoS Genet</w:t>
      </w:r>
      <w:r w:rsidRPr="00D27652">
        <w:rPr>
          <w:rFonts w:ascii="Cambria" w:hAnsi="Cambria" w:cs="Times New Roman"/>
          <w:noProof/>
        </w:rPr>
        <w:t xml:space="preserve"> </w:t>
      </w:r>
      <w:r w:rsidRPr="00D27652">
        <w:rPr>
          <w:rFonts w:ascii="Cambria" w:hAnsi="Cambria" w:cs="Times New Roman"/>
          <w:b/>
          <w:bCs/>
          <w:noProof/>
        </w:rPr>
        <w:t>9</w:t>
      </w:r>
      <w:r w:rsidRPr="00D27652">
        <w:rPr>
          <w:rFonts w:ascii="Cambria" w:hAnsi="Cambria" w:cs="Times New Roman"/>
          <w:noProof/>
        </w:rPr>
        <w:t>, e1003295 (2013).</w:t>
      </w:r>
    </w:p>
    <w:p w14:paraId="62FF9C0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9.</w:t>
      </w:r>
      <w:r w:rsidRPr="00D27652">
        <w:rPr>
          <w:rFonts w:ascii="Cambria" w:hAnsi="Cambria" w:cs="Times New Roman"/>
          <w:noProof/>
        </w:rPr>
        <w:tab/>
        <w:t xml:space="preserve">Brown, A. A. </w:t>
      </w:r>
      <w:r w:rsidRPr="00D27652">
        <w:rPr>
          <w:rFonts w:ascii="Cambria" w:hAnsi="Cambria" w:cs="Times New Roman"/>
          <w:i/>
          <w:iCs/>
          <w:noProof/>
        </w:rPr>
        <w:t>et al.</w:t>
      </w:r>
      <w:r w:rsidRPr="00D27652">
        <w:rPr>
          <w:rFonts w:ascii="Cambria" w:hAnsi="Cambria" w:cs="Times New Roman"/>
          <w:noProof/>
        </w:rPr>
        <w:t xml:space="preserve"> Genetic interactions affecting human gene expression identified by variance association mapping. </w:t>
      </w:r>
      <w:r w:rsidRPr="00D27652">
        <w:rPr>
          <w:rFonts w:ascii="Cambria" w:hAnsi="Cambria" w:cs="Times New Roman"/>
          <w:i/>
          <w:iCs/>
          <w:noProof/>
        </w:rPr>
        <w:t>Elife</w:t>
      </w:r>
      <w:r w:rsidRPr="00D27652">
        <w:rPr>
          <w:rFonts w:ascii="Cambria" w:hAnsi="Cambria" w:cs="Times New Roman"/>
          <w:noProof/>
        </w:rPr>
        <w:t xml:space="preserve"> 10.7554/eLife.01381 (2014). doi:http://dx.doi.org/10.7554/eLife.01381</w:t>
      </w:r>
    </w:p>
    <w:p w14:paraId="03116FC5"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10.</w:t>
      </w:r>
      <w:r w:rsidRPr="00D27652">
        <w:rPr>
          <w:rFonts w:ascii="Cambria" w:hAnsi="Cambria" w:cs="Times New Roman"/>
          <w:noProof/>
        </w:rPr>
        <w:tab/>
        <w:t xml:space="preserve">Hemani, G., Theocharidis, A., Wei, W. &amp; Haley, C. EpiGPU: exhaustive pairwise epistasis scans parallelized on consumer level graphics cards. </w:t>
      </w:r>
      <w:r w:rsidRPr="00D27652">
        <w:rPr>
          <w:rFonts w:ascii="Cambria" w:hAnsi="Cambria" w:cs="Times New Roman"/>
          <w:i/>
          <w:iCs/>
          <w:noProof/>
        </w:rPr>
        <w:t>Bioinformatics</w:t>
      </w:r>
      <w:r w:rsidRPr="00D27652">
        <w:rPr>
          <w:rFonts w:ascii="Cambria" w:hAnsi="Cambria" w:cs="Times New Roman"/>
          <w:noProof/>
        </w:rPr>
        <w:t xml:space="preserve"> </w:t>
      </w:r>
      <w:r w:rsidRPr="00D27652">
        <w:rPr>
          <w:rFonts w:ascii="Cambria" w:hAnsi="Cambria" w:cs="Times New Roman"/>
          <w:b/>
          <w:bCs/>
          <w:noProof/>
        </w:rPr>
        <w:t>27</w:t>
      </w:r>
      <w:r w:rsidRPr="00D27652">
        <w:rPr>
          <w:rFonts w:ascii="Cambria" w:hAnsi="Cambria" w:cs="Times New Roman"/>
          <w:noProof/>
        </w:rPr>
        <w:t>, 1462–5 (2011).</w:t>
      </w:r>
    </w:p>
    <w:p w14:paraId="4EF98705"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11.</w:t>
      </w:r>
      <w:r w:rsidRPr="00D27652">
        <w:rPr>
          <w:rFonts w:ascii="Cambria" w:hAnsi="Cambria" w:cs="Times New Roman"/>
          <w:noProof/>
        </w:rPr>
        <w:tab/>
        <w:t xml:space="preserve">Cockerham, C. C. An extension of the concept of partitioning hereditary variance for analysis of covariances among relatives when epistasis is present. </w:t>
      </w:r>
      <w:r w:rsidRPr="00D27652">
        <w:rPr>
          <w:rFonts w:ascii="Cambria" w:hAnsi="Cambria" w:cs="Times New Roman"/>
          <w:i/>
          <w:iCs/>
          <w:noProof/>
        </w:rPr>
        <w:t>Genetics</w:t>
      </w:r>
      <w:r w:rsidRPr="00D27652">
        <w:rPr>
          <w:rFonts w:ascii="Cambria" w:hAnsi="Cambria" w:cs="Times New Roman"/>
          <w:noProof/>
        </w:rPr>
        <w:t xml:space="preserve"> </w:t>
      </w:r>
      <w:r w:rsidRPr="00D27652">
        <w:rPr>
          <w:rFonts w:ascii="Cambria" w:hAnsi="Cambria" w:cs="Times New Roman"/>
          <w:b/>
          <w:bCs/>
          <w:noProof/>
        </w:rPr>
        <w:t>39</w:t>
      </w:r>
      <w:r w:rsidRPr="00D27652">
        <w:rPr>
          <w:rFonts w:ascii="Cambria" w:hAnsi="Cambria" w:cs="Times New Roman"/>
          <w:noProof/>
        </w:rPr>
        <w:t>, 859–882 (1954).</w:t>
      </w:r>
    </w:p>
    <w:p w14:paraId="55BDBC5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12.</w:t>
      </w:r>
      <w:r w:rsidRPr="00D27652">
        <w:rPr>
          <w:rFonts w:ascii="Cambria" w:hAnsi="Cambria" w:cs="Times New Roman"/>
          <w:noProof/>
        </w:rPr>
        <w:tab/>
        <w:t xml:space="preserve">Cordell, H. J. Epistasis: what it means, what it doesn’t mean, and statistical methods to detect it in humans. </w:t>
      </w:r>
      <w:r w:rsidRPr="00D27652">
        <w:rPr>
          <w:rFonts w:ascii="Cambria" w:hAnsi="Cambria" w:cs="Times New Roman"/>
          <w:i/>
          <w:iCs/>
          <w:noProof/>
        </w:rPr>
        <w:t>Hum. Mol. Genet.</w:t>
      </w:r>
      <w:r w:rsidRPr="00D27652">
        <w:rPr>
          <w:rFonts w:ascii="Cambria" w:hAnsi="Cambria" w:cs="Times New Roman"/>
          <w:noProof/>
        </w:rPr>
        <w:t xml:space="preserve"> </w:t>
      </w:r>
      <w:r w:rsidRPr="00D27652">
        <w:rPr>
          <w:rFonts w:ascii="Cambria" w:hAnsi="Cambria" w:cs="Times New Roman"/>
          <w:b/>
          <w:bCs/>
          <w:noProof/>
        </w:rPr>
        <w:t>11</w:t>
      </w:r>
      <w:r w:rsidRPr="00D27652">
        <w:rPr>
          <w:rFonts w:ascii="Cambria" w:hAnsi="Cambria" w:cs="Times New Roman"/>
          <w:noProof/>
        </w:rPr>
        <w:t>, 2463–2468 (2002).</w:t>
      </w:r>
    </w:p>
    <w:p w14:paraId="6AEF00D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13.</w:t>
      </w:r>
      <w:r w:rsidRPr="00D27652">
        <w:rPr>
          <w:rFonts w:ascii="Cambria" w:hAnsi="Cambria" w:cs="Times New Roman"/>
          <w:noProof/>
        </w:rPr>
        <w:tab/>
        <w:t xml:space="preserve">de los Campos, G., Sorensen, D. A. &amp; Toro, M. A. Imperfect Linkage Disequilibrium Generates Phantom Epistasis (&amp;amp; Perils of Big Data). </w:t>
      </w:r>
      <w:r w:rsidRPr="00D27652">
        <w:rPr>
          <w:rFonts w:ascii="Cambria" w:hAnsi="Cambria" w:cs="Times New Roman"/>
          <w:i/>
          <w:iCs/>
          <w:noProof/>
        </w:rPr>
        <w:t>G3&amp;amp;#58; Genes|Genomes|Genetics</w:t>
      </w:r>
      <w:r w:rsidRPr="00D27652">
        <w:rPr>
          <w:rFonts w:ascii="Cambria" w:hAnsi="Cambria" w:cs="Times New Roman"/>
          <w:noProof/>
        </w:rPr>
        <w:t xml:space="preserve"> </w:t>
      </w:r>
      <w:r w:rsidRPr="00D27652">
        <w:rPr>
          <w:rFonts w:ascii="Cambria" w:hAnsi="Cambria" w:cs="Times New Roman"/>
          <w:b/>
          <w:bCs/>
          <w:noProof/>
        </w:rPr>
        <w:t>9</w:t>
      </w:r>
      <w:r w:rsidRPr="00D27652">
        <w:rPr>
          <w:rFonts w:ascii="Cambria" w:hAnsi="Cambria" w:cs="Times New Roman"/>
          <w:noProof/>
        </w:rPr>
        <w:t>, 1429–1436 (2019).</w:t>
      </w:r>
    </w:p>
    <w:p w14:paraId="6E000A8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lastRenderedPageBreak/>
        <w:t>14.</w:t>
      </w:r>
      <w:r w:rsidRPr="00D27652">
        <w:rPr>
          <w:rFonts w:ascii="Cambria" w:hAnsi="Cambria" w:cs="Times New Roman"/>
          <w:noProof/>
        </w:rPr>
        <w:tab/>
        <w:t xml:space="preserve">Yang, J. </w:t>
      </w:r>
      <w:r w:rsidRPr="00D27652">
        <w:rPr>
          <w:rFonts w:ascii="Cambria" w:hAnsi="Cambria" w:cs="Times New Roman"/>
          <w:i/>
          <w:iCs/>
          <w:noProof/>
        </w:rPr>
        <w:t>et al.</w:t>
      </w:r>
      <w:r w:rsidRPr="00D27652">
        <w:rPr>
          <w:rFonts w:ascii="Cambria" w:hAnsi="Cambria" w:cs="Times New Roman"/>
          <w:noProof/>
        </w:rPr>
        <w:t xml:space="preserve"> Genomic inflation factors under polygenic inheritance. </w:t>
      </w:r>
      <w:r w:rsidRPr="00D27652">
        <w:rPr>
          <w:rFonts w:ascii="Cambria" w:hAnsi="Cambria" w:cs="Times New Roman"/>
          <w:i/>
          <w:iCs/>
          <w:noProof/>
        </w:rPr>
        <w:t>Eur. J. Hum. Genet.</w:t>
      </w:r>
      <w:r w:rsidRPr="00D27652">
        <w:rPr>
          <w:rFonts w:ascii="Cambria" w:hAnsi="Cambria" w:cs="Times New Roman"/>
          <w:noProof/>
        </w:rPr>
        <w:t xml:space="preserve"> </w:t>
      </w:r>
      <w:r w:rsidRPr="00D27652">
        <w:rPr>
          <w:rFonts w:ascii="Cambria" w:hAnsi="Cambria" w:cs="Times New Roman"/>
          <w:b/>
          <w:bCs/>
          <w:noProof/>
        </w:rPr>
        <w:t>19</w:t>
      </w:r>
      <w:r w:rsidRPr="00D27652">
        <w:rPr>
          <w:rFonts w:ascii="Cambria" w:hAnsi="Cambria" w:cs="Times New Roman"/>
          <w:noProof/>
        </w:rPr>
        <w:t>, 807–12 (2011).</w:t>
      </w:r>
    </w:p>
    <w:p w14:paraId="12A0AF64"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15.</w:t>
      </w:r>
      <w:r w:rsidRPr="00D27652">
        <w:rPr>
          <w:rFonts w:ascii="Cambria" w:hAnsi="Cambria" w:cs="Times New Roman"/>
          <w:noProof/>
        </w:rPr>
        <w:tab/>
        <w:t xml:space="preserve">Yang, J. </w:t>
      </w:r>
      <w:r w:rsidRPr="00D27652">
        <w:rPr>
          <w:rFonts w:ascii="Cambria" w:hAnsi="Cambria" w:cs="Times New Roman"/>
          <w:i/>
          <w:iCs/>
          <w:noProof/>
        </w:rPr>
        <w:t>et al.</w:t>
      </w:r>
      <w:r w:rsidRPr="00D27652">
        <w:rPr>
          <w:rFonts w:ascii="Cambria" w:hAnsi="Cambria" w:cs="Times New Roman"/>
          <w:noProof/>
        </w:rPr>
        <w:t xml:space="preserve"> Genetic variance estimation with imputed variants finds negligible missing heritability for human height and body mass index. </w:t>
      </w:r>
      <w:r w:rsidRPr="00D27652">
        <w:rPr>
          <w:rFonts w:ascii="Cambria" w:hAnsi="Cambria" w:cs="Times New Roman"/>
          <w:i/>
          <w:iCs/>
          <w:noProof/>
        </w:rPr>
        <w:t>Nat. Genet.</w:t>
      </w:r>
      <w:r w:rsidRPr="00D27652">
        <w:rPr>
          <w:rFonts w:ascii="Cambria" w:hAnsi="Cambria" w:cs="Times New Roman"/>
          <w:noProof/>
        </w:rPr>
        <w:t xml:space="preserve"> (2015).</w:t>
      </w:r>
    </w:p>
    <w:p w14:paraId="39755AC8"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16.</w:t>
      </w:r>
      <w:r w:rsidRPr="00D27652">
        <w:rPr>
          <w:rFonts w:ascii="Cambria" w:hAnsi="Cambria" w:cs="Times New Roman"/>
          <w:noProof/>
        </w:rPr>
        <w:tab/>
        <w:t xml:space="preserve">The International Hapmap Consortium. The International HapMap Project.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63 Suppl 1</w:t>
      </w:r>
      <w:r w:rsidRPr="00D27652">
        <w:rPr>
          <w:rFonts w:ascii="Cambria" w:hAnsi="Cambria" w:cs="Times New Roman"/>
          <w:noProof/>
        </w:rPr>
        <w:t>, 29–34 (2005).</w:t>
      </w:r>
    </w:p>
    <w:p w14:paraId="6628811F"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17.</w:t>
      </w:r>
      <w:r w:rsidRPr="00D27652">
        <w:rPr>
          <w:rFonts w:ascii="Cambria" w:hAnsi="Cambria" w:cs="Times New Roman"/>
          <w:noProof/>
        </w:rPr>
        <w:tab/>
        <w:t xml:space="preserve">The 1000 Genomes Project Consortium </w:t>
      </w:r>
      <w:r w:rsidRPr="00D27652">
        <w:rPr>
          <w:rFonts w:ascii="Cambria" w:hAnsi="Cambria" w:cs="Times New Roman"/>
          <w:i/>
          <w:iCs/>
          <w:noProof/>
        </w:rPr>
        <w:t>et al.</w:t>
      </w:r>
      <w:r w:rsidRPr="00D27652">
        <w:rPr>
          <w:rFonts w:ascii="Cambria" w:hAnsi="Cambria" w:cs="Times New Roman"/>
          <w:noProof/>
        </w:rPr>
        <w:t xml:space="preserve"> A global reference for human genetic variation.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526</w:t>
      </w:r>
      <w:r w:rsidRPr="00D27652">
        <w:rPr>
          <w:rFonts w:ascii="Cambria" w:hAnsi="Cambria" w:cs="Times New Roman"/>
          <w:noProof/>
        </w:rPr>
        <w:t>, 68–74 (2015).</w:t>
      </w:r>
    </w:p>
    <w:p w14:paraId="3AEE73A1"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18.</w:t>
      </w:r>
      <w:r w:rsidRPr="00D27652">
        <w:rPr>
          <w:rFonts w:ascii="Cambria" w:hAnsi="Cambria" w:cs="Times New Roman"/>
          <w:noProof/>
        </w:rPr>
        <w:tab/>
        <w:t xml:space="preserve">Walter, K. </w:t>
      </w:r>
      <w:r w:rsidRPr="00D27652">
        <w:rPr>
          <w:rFonts w:ascii="Cambria" w:hAnsi="Cambria" w:cs="Times New Roman"/>
          <w:i/>
          <w:iCs/>
          <w:noProof/>
        </w:rPr>
        <w:t>et al.</w:t>
      </w:r>
      <w:r w:rsidRPr="00D27652">
        <w:rPr>
          <w:rFonts w:ascii="Cambria" w:hAnsi="Cambria" w:cs="Times New Roman"/>
          <w:noProof/>
        </w:rPr>
        <w:t xml:space="preserve"> The UK10K project identifies rare variants in health and disease.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526</w:t>
      </w:r>
      <w:r w:rsidRPr="00D27652">
        <w:rPr>
          <w:rFonts w:ascii="Cambria" w:hAnsi="Cambria" w:cs="Times New Roman"/>
          <w:noProof/>
        </w:rPr>
        <w:t>, 82–90 (2015).</w:t>
      </w:r>
    </w:p>
    <w:p w14:paraId="68D6BA82"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19.</w:t>
      </w:r>
      <w:r w:rsidRPr="00D27652">
        <w:rPr>
          <w:rFonts w:ascii="Cambria" w:hAnsi="Cambria" w:cs="Times New Roman"/>
          <w:noProof/>
        </w:rPr>
        <w:tab/>
        <w:t xml:space="preserve">Angrist, J. D. Estimating the Labor Market Impact of Voluntary Military Service Using Social Security Data on Military Applicants. </w:t>
      </w:r>
      <w:r w:rsidRPr="00D27652">
        <w:rPr>
          <w:rFonts w:ascii="Cambria" w:hAnsi="Cambria" w:cs="Times New Roman"/>
          <w:i/>
          <w:iCs/>
          <w:noProof/>
        </w:rPr>
        <w:t>Econometrica</w:t>
      </w:r>
      <w:r w:rsidRPr="00D27652">
        <w:rPr>
          <w:rFonts w:ascii="Cambria" w:hAnsi="Cambria" w:cs="Times New Roman"/>
          <w:noProof/>
        </w:rPr>
        <w:t xml:space="preserve"> </w:t>
      </w:r>
      <w:r w:rsidRPr="00D27652">
        <w:rPr>
          <w:rFonts w:ascii="Cambria" w:hAnsi="Cambria" w:cs="Times New Roman"/>
          <w:b/>
          <w:bCs/>
          <w:noProof/>
        </w:rPr>
        <w:t>66</w:t>
      </w:r>
      <w:r w:rsidRPr="00D27652">
        <w:rPr>
          <w:rFonts w:ascii="Cambria" w:hAnsi="Cambria" w:cs="Times New Roman"/>
          <w:noProof/>
        </w:rPr>
        <w:t>, 249 (1998).</w:t>
      </w:r>
    </w:p>
    <w:p w14:paraId="10BDF0F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20.</w:t>
      </w:r>
      <w:r w:rsidRPr="00D27652">
        <w:rPr>
          <w:rFonts w:ascii="Cambria" w:hAnsi="Cambria" w:cs="Times New Roman"/>
          <w:noProof/>
        </w:rPr>
        <w:tab/>
        <w:t xml:space="preserve">Elwert, F., Elwert, F. &amp; Winship, C. Effect Heterogeneity and Bias in Main-Effects- Only Regression Models. in </w:t>
      </w:r>
      <w:r w:rsidRPr="00D27652">
        <w:rPr>
          <w:rFonts w:ascii="Cambria" w:hAnsi="Cambria" w:cs="Times New Roman"/>
          <w:i/>
          <w:iCs/>
          <w:noProof/>
        </w:rPr>
        <w:t>Heuristics, Probability and Causality: A Tribute to Judea Pearl</w:t>
      </w:r>
      <w:r w:rsidRPr="00D27652">
        <w:rPr>
          <w:rFonts w:ascii="Cambria" w:hAnsi="Cambria" w:cs="Times New Roman"/>
          <w:noProof/>
        </w:rPr>
        <w:t xml:space="preserve"> (eds. Dechter, R., Geffner, H. &amp; Halpern, J. Y.) (College Publications, 2010).</w:t>
      </w:r>
    </w:p>
    <w:p w14:paraId="61D1B7C6"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21.</w:t>
      </w:r>
      <w:r w:rsidRPr="00D27652">
        <w:rPr>
          <w:rFonts w:ascii="Cambria" w:hAnsi="Cambria" w:cs="Times New Roman"/>
          <w:noProof/>
        </w:rPr>
        <w:tab/>
        <w:t xml:space="preserve">Hemani, G. </w:t>
      </w:r>
      <w:r w:rsidRPr="00D27652">
        <w:rPr>
          <w:rFonts w:ascii="Cambria" w:hAnsi="Cambria" w:cs="Times New Roman"/>
          <w:i/>
          <w:iCs/>
          <w:noProof/>
        </w:rPr>
        <w:t>et al.</w:t>
      </w:r>
      <w:r w:rsidRPr="00D27652">
        <w:rPr>
          <w:rFonts w:ascii="Cambria" w:hAnsi="Cambria" w:cs="Times New Roman"/>
          <w:noProof/>
        </w:rPr>
        <w:t xml:space="preserve"> Inference of the Genetic Architecture Underlying BMI and Height with the Use of 20,240 Sibling Pairs. </w:t>
      </w:r>
      <w:r w:rsidRPr="00D27652">
        <w:rPr>
          <w:rFonts w:ascii="Cambria" w:hAnsi="Cambria" w:cs="Times New Roman"/>
          <w:i/>
          <w:iCs/>
          <w:noProof/>
        </w:rPr>
        <w:t>Am. J. Hum. Genet.</w:t>
      </w:r>
      <w:r w:rsidRPr="00D27652">
        <w:rPr>
          <w:rFonts w:ascii="Cambria" w:hAnsi="Cambria" w:cs="Times New Roman"/>
          <w:noProof/>
        </w:rPr>
        <w:t xml:space="preserve"> </w:t>
      </w:r>
      <w:r w:rsidRPr="00D27652">
        <w:rPr>
          <w:rFonts w:ascii="Cambria" w:hAnsi="Cambria" w:cs="Times New Roman"/>
          <w:b/>
          <w:bCs/>
          <w:noProof/>
        </w:rPr>
        <w:t>93</w:t>
      </w:r>
      <w:r w:rsidRPr="00D27652">
        <w:rPr>
          <w:rFonts w:ascii="Cambria" w:hAnsi="Cambria" w:cs="Times New Roman"/>
          <w:noProof/>
        </w:rPr>
        <w:t>, 865–875 (2013).</w:t>
      </w:r>
    </w:p>
    <w:p w14:paraId="45841FCA"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22.</w:t>
      </w:r>
      <w:r w:rsidRPr="00D27652">
        <w:rPr>
          <w:rFonts w:ascii="Cambria" w:hAnsi="Cambria" w:cs="Times New Roman"/>
          <w:noProof/>
        </w:rPr>
        <w:tab/>
        <w:t xml:space="preserve">Gaunt, T. R. &amp; Davey Smith, G. ENOS and coronary artery disease: Publication bias and the eclipse of hypothesis-driven meta-analysis in genetic association studies. </w:t>
      </w:r>
      <w:r w:rsidRPr="00D27652">
        <w:rPr>
          <w:rFonts w:ascii="Cambria" w:hAnsi="Cambria" w:cs="Times New Roman"/>
          <w:i/>
          <w:iCs/>
          <w:noProof/>
        </w:rPr>
        <w:t>Gene</w:t>
      </w:r>
      <w:r w:rsidRPr="00D27652">
        <w:rPr>
          <w:rFonts w:ascii="Cambria" w:hAnsi="Cambria" w:cs="Times New Roman"/>
          <w:noProof/>
        </w:rPr>
        <w:t xml:space="preserve"> </w:t>
      </w:r>
      <w:r w:rsidRPr="00D27652">
        <w:rPr>
          <w:rFonts w:ascii="Cambria" w:hAnsi="Cambria" w:cs="Times New Roman"/>
          <w:b/>
          <w:bCs/>
          <w:noProof/>
        </w:rPr>
        <w:t>556</w:t>
      </w:r>
      <w:r w:rsidRPr="00D27652">
        <w:rPr>
          <w:rFonts w:ascii="Cambria" w:hAnsi="Cambria" w:cs="Times New Roman"/>
          <w:noProof/>
        </w:rPr>
        <w:t>, 257–258 (2015).</w:t>
      </w:r>
    </w:p>
    <w:p w14:paraId="78C461B2" w14:textId="77777777" w:rsidR="00D27652" w:rsidRPr="00D27652" w:rsidRDefault="00D27652" w:rsidP="00D27652">
      <w:pPr>
        <w:widowControl w:val="0"/>
        <w:autoSpaceDE w:val="0"/>
        <w:autoSpaceDN w:val="0"/>
        <w:adjustRightInd w:val="0"/>
        <w:spacing w:before="180" w:after="180"/>
        <w:ind w:left="640" w:hanging="640"/>
        <w:rPr>
          <w:rFonts w:ascii="Cambria" w:hAnsi="Cambria" w:cs="Times New Roman"/>
          <w:noProof/>
        </w:rPr>
      </w:pPr>
      <w:r w:rsidRPr="00D27652">
        <w:rPr>
          <w:rFonts w:ascii="Cambria" w:hAnsi="Cambria" w:cs="Times New Roman"/>
          <w:noProof/>
        </w:rPr>
        <w:t>23.</w:t>
      </w:r>
      <w:r w:rsidRPr="00D27652">
        <w:rPr>
          <w:rFonts w:ascii="Cambria" w:hAnsi="Cambria" w:cs="Times New Roman"/>
          <w:noProof/>
        </w:rPr>
        <w:tab/>
        <w:t xml:space="preserve">Võsa, U. </w:t>
      </w:r>
      <w:r w:rsidRPr="00D27652">
        <w:rPr>
          <w:rFonts w:ascii="Cambria" w:hAnsi="Cambria" w:cs="Times New Roman"/>
          <w:i/>
          <w:iCs/>
          <w:noProof/>
        </w:rPr>
        <w:t>et al.</w:t>
      </w:r>
      <w:r w:rsidRPr="00D27652">
        <w:rPr>
          <w:rFonts w:ascii="Cambria" w:hAnsi="Cambria" w:cs="Times New Roman"/>
          <w:noProof/>
        </w:rPr>
        <w:t xml:space="preserve"> Unraveling the polygenic architecture of complex traits using blood eQTL metaanalysis. </w:t>
      </w:r>
      <w:r w:rsidRPr="00D27652">
        <w:rPr>
          <w:rFonts w:ascii="Cambria" w:hAnsi="Cambria" w:cs="Times New Roman"/>
          <w:i/>
          <w:iCs/>
          <w:noProof/>
        </w:rPr>
        <w:t>bioRxiv</w:t>
      </w:r>
      <w:r w:rsidRPr="00D27652">
        <w:rPr>
          <w:rFonts w:ascii="Cambria" w:hAnsi="Cambria" w:cs="Times New Roman"/>
          <w:noProof/>
        </w:rPr>
        <w:t xml:space="preserve"> 447367 (2018). doi:10.1101/447367</w:t>
      </w:r>
    </w:p>
    <w:p w14:paraId="20E4D749" w14:textId="77777777" w:rsidR="00D27652" w:rsidRPr="00D27652" w:rsidRDefault="00D27652" w:rsidP="00D27652">
      <w:pPr>
        <w:widowControl w:val="0"/>
        <w:autoSpaceDE w:val="0"/>
        <w:autoSpaceDN w:val="0"/>
        <w:adjustRightInd w:val="0"/>
        <w:spacing w:before="180" w:after="180"/>
        <w:ind w:left="640" w:hanging="640"/>
        <w:rPr>
          <w:rFonts w:ascii="Cambria" w:hAnsi="Cambria"/>
          <w:noProof/>
        </w:rPr>
      </w:pPr>
      <w:r w:rsidRPr="00D27652">
        <w:rPr>
          <w:rFonts w:ascii="Cambria" w:hAnsi="Cambria" w:cs="Times New Roman"/>
          <w:noProof/>
        </w:rPr>
        <w:t>24.</w:t>
      </w:r>
      <w:r w:rsidRPr="00D27652">
        <w:rPr>
          <w:rFonts w:ascii="Cambria" w:hAnsi="Cambria" w:cs="Times New Roman"/>
          <w:noProof/>
        </w:rPr>
        <w:tab/>
        <w:t xml:space="preserve">Frazer, K. a </w:t>
      </w:r>
      <w:r w:rsidRPr="00D27652">
        <w:rPr>
          <w:rFonts w:ascii="Cambria" w:hAnsi="Cambria" w:cs="Times New Roman"/>
          <w:i/>
          <w:iCs/>
          <w:noProof/>
        </w:rPr>
        <w:t>et al.</w:t>
      </w:r>
      <w:r w:rsidRPr="00D27652">
        <w:rPr>
          <w:rFonts w:ascii="Cambria" w:hAnsi="Cambria" w:cs="Times New Roman"/>
          <w:noProof/>
        </w:rPr>
        <w:t xml:space="preserve"> A second generation human haplotype map of over 3.1 million SNPs. </w:t>
      </w:r>
      <w:r w:rsidRPr="00D27652">
        <w:rPr>
          <w:rFonts w:ascii="Cambria" w:hAnsi="Cambria" w:cs="Times New Roman"/>
          <w:i/>
          <w:iCs/>
          <w:noProof/>
        </w:rPr>
        <w:t>Nature</w:t>
      </w:r>
      <w:r w:rsidRPr="00D27652">
        <w:rPr>
          <w:rFonts w:ascii="Cambria" w:hAnsi="Cambria" w:cs="Times New Roman"/>
          <w:noProof/>
        </w:rPr>
        <w:t xml:space="preserve"> </w:t>
      </w:r>
      <w:r w:rsidRPr="00D27652">
        <w:rPr>
          <w:rFonts w:ascii="Cambria" w:hAnsi="Cambria" w:cs="Times New Roman"/>
          <w:b/>
          <w:bCs/>
          <w:noProof/>
        </w:rPr>
        <w:t>449</w:t>
      </w:r>
      <w:r w:rsidRPr="00D27652">
        <w:rPr>
          <w:rFonts w:ascii="Cambria" w:hAnsi="Cambria" w:cs="Times New Roman"/>
          <w:noProof/>
        </w:rPr>
        <w:t>, 851–61 (2007).</w:t>
      </w:r>
    </w:p>
    <w:p w14:paraId="33FE6A9C" w14:textId="0623DB79" w:rsidR="00D229D5" w:rsidRPr="00D229D5" w:rsidRDefault="00D229D5" w:rsidP="00D27652">
      <w:pPr>
        <w:widowControl w:val="0"/>
        <w:autoSpaceDE w:val="0"/>
        <w:autoSpaceDN w:val="0"/>
        <w:adjustRightInd w:val="0"/>
        <w:spacing w:before="180" w:after="180"/>
        <w:ind w:left="640" w:hanging="640"/>
      </w:pPr>
      <w:r>
        <w:fldChar w:fldCharType="end"/>
      </w:r>
    </w:p>
    <w:p w14:paraId="18EE23D1" w14:textId="77777777" w:rsidR="009654A9" w:rsidRDefault="009654A9"/>
    <w:sectPr w:rsidR="009654A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PMV" w:date="2020-01-17T14:02:00Z" w:initials="PMV">
    <w:p w14:paraId="7D874A94" w14:textId="3F68FA8D" w:rsidR="003B5002" w:rsidRDefault="003B5002">
      <w:pPr>
        <w:pStyle w:val="CommentText"/>
      </w:pPr>
      <w:r>
        <w:rPr>
          <w:rStyle w:val="CommentReference"/>
        </w:rPr>
        <w:annotationRef/>
      </w:r>
      <w:r>
        <w:t>Strictly speaking, an MZ twin correlation is an estimate of H^2, but only if there are no common environmental effects.</w:t>
      </w:r>
    </w:p>
  </w:comment>
  <w:comment w:id="10" w:author="PMV" w:date="2020-01-17T14:04:00Z" w:initials="PMV">
    <w:p w14:paraId="51BB53BC" w14:textId="18200199" w:rsidR="003B5002" w:rsidRDefault="003B5002">
      <w:pPr>
        <w:pStyle w:val="CommentText"/>
      </w:pPr>
      <w:r>
        <w:rPr>
          <w:rStyle w:val="CommentReference"/>
        </w:rPr>
        <w:annotationRef/>
      </w:r>
      <w:r>
        <w:t>I am uncomfortable with this statement, because to my understanding Wei et al. was finalized after we knew that we had a problem. A relevant statement in Wei et al is:</w:t>
      </w:r>
    </w:p>
    <w:p w14:paraId="7FBDA4C9" w14:textId="77777777" w:rsidR="003B5002" w:rsidRDefault="003B5002">
      <w:pPr>
        <w:pStyle w:val="CommentText"/>
        <w:rPr>
          <w:rFonts w:cs="Minion Pro"/>
          <w:color w:val="211D1E"/>
          <w:sz w:val="18"/>
          <w:szCs w:val="18"/>
        </w:rPr>
      </w:pPr>
      <w:r>
        <w:t>“</w:t>
      </w:r>
      <w:r>
        <w:rPr>
          <w:rFonts w:cs="Minion Pro"/>
          <w:color w:val="211D1E"/>
          <w:sz w:val="18"/>
          <w:szCs w:val="18"/>
        </w:rPr>
        <w:t>However, further analysis sug</w:t>
      </w:r>
      <w:r>
        <w:rPr>
          <w:rFonts w:cs="Minion Pro"/>
          <w:color w:val="211D1E"/>
          <w:sz w:val="18"/>
          <w:szCs w:val="18"/>
        </w:rPr>
        <w:softHyphen/>
        <w:t>gests that large, unobserved causal variants can drive the appearance of epistatic signals even after attempting to avoid this problem by filtering on LD between interact</w:t>
      </w:r>
      <w:r>
        <w:rPr>
          <w:rFonts w:cs="Minion Pro"/>
          <w:color w:val="211D1E"/>
          <w:sz w:val="18"/>
          <w:szCs w:val="18"/>
        </w:rPr>
        <w:softHyphen/>
        <w:t>ing SNPs.”</w:t>
      </w:r>
    </w:p>
    <w:p w14:paraId="1481B792" w14:textId="5F8AE762" w:rsidR="003B5002" w:rsidRDefault="003B5002">
      <w:pPr>
        <w:pStyle w:val="CommentText"/>
      </w:pPr>
      <w:r>
        <w:t xml:space="preserve">This is information we obtained from the Wood et al. correspondence and I believe that it was inappropriate to report that in the review. If Tim </w:t>
      </w:r>
      <w:proofErr w:type="spellStart"/>
      <w:r>
        <w:t>Frayling</w:t>
      </w:r>
      <w:proofErr w:type="spellEnd"/>
      <w:r>
        <w:t xml:space="preserve"> is one of the reviewers for our new </w:t>
      </w:r>
      <w:proofErr w:type="spellStart"/>
      <w:r>
        <w:t>ms</w:t>
      </w:r>
      <w:proofErr w:type="spellEnd"/>
      <w:r>
        <w:t xml:space="preserve"> then he might notice this too.</w:t>
      </w:r>
    </w:p>
    <w:p w14:paraId="7E545B5D" w14:textId="77777777" w:rsidR="003B5002" w:rsidRDefault="003B5002">
      <w:pPr>
        <w:pStyle w:val="CommentText"/>
      </w:pPr>
    </w:p>
    <w:p w14:paraId="3960D0A9" w14:textId="52B54B22" w:rsidR="003B5002" w:rsidRDefault="003B5002">
      <w:pPr>
        <w:pStyle w:val="CommentText"/>
      </w:pPr>
      <w:r>
        <w:t xml:space="preserve">{unless I’ve got the timeline wrong. Wei et al. was published </w:t>
      </w:r>
      <w:proofErr w:type="gramStart"/>
      <w:r>
        <w:t>on line</w:t>
      </w:r>
      <w:proofErr w:type="gramEnd"/>
      <w:r>
        <w:t xml:space="preserve"> in Sept 2014, whereas Wood et al. appeared in Oct 2014}</w:t>
      </w:r>
    </w:p>
  </w:comment>
  <w:comment w:id="11" w:author="Gibran Hemani" w:date="2020-01-22T16:12:00Z" w:initials="GH">
    <w:p w14:paraId="4033B96E" w14:textId="46E95B4F" w:rsidR="003B5002" w:rsidRDefault="003B5002">
      <w:pPr>
        <w:pStyle w:val="CommentText"/>
      </w:pPr>
      <w:r>
        <w:rPr>
          <w:rStyle w:val="CommentReference"/>
        </w:rPr>
        <w:annotationRef/>
      </w:r>
      <w:r>
        <w:t xml:space="preserve">Changed the wording to avoid attention to this. </w:t>
      </w:r>
    </w:p>
  </w:comment>
  <w:comment w:id="27" w:author="PMV" w:date="2020-01-17T14:20:00Z" w:initials="PMV">
    <w:p w14:paraId="0979921A" w14:textId="36142326" w:rsidR="003B5002" w:rsidRDefault="003B5002">
      <w:pPr>
        <w:pStyle w:val="CommentText"/>
      </w:pPr>
      <w:r>
        <w:rPr>
          <w:rStyle w:val="CommentReference"/>
        </w:rPr>
        <w:annotationRef/>
      </w:r>
      <w:r>
        <w:t>Define m?</w:t>
      </w:r>
    </w:p>
  </w:comment>
  <w:comment w:id="33" w:author="PMV" w:date="2020-01-17T14:22:00Z" w:initials="PMV">
    <w:p w14:paraId="2086D87F" w14:textId="62D94E8D" w:rsidR="003B5002" w:rsidRDefault="003B5002">
      <w:pPr>
        <w:pStyle w:val="CommentText"/>
      </w:pPr>
      <w:r>
        <w:rPr>
          <w:rStyle w:val="CommentReference"/>
        </w:rPr>
        <w:annotationRef/>
      </w:r>
      <w:r>
        <w:t xml:space="preserve">Need to define x. </w:t>
      </w:r>
    </w:p>
  </w:comment>
  <w:comment w:id="116" w:author="PMV" w:date="2020-01-17T14:28:00Z" w:initials="PMV">
    <w:p w14:paraId="3AF1F055" w14:textId="20FD493F" w:rsidR="003B5002" w:rsidRDefault="003B5002">
      <w:pPr>
        <w:pStyle w:val="CommentText"/>
      </w:pPr>
      <w:r>
        <w:rPr>
          <w:rStyle w:val="CommentReference"/>
        </w:rPr>
        <w:annotationRef/>
      </w:r>
      <w:r>
        <w:t xml:space="preserve">I think it’s easiest to have </w:t>
      </w:r>
      <w:proofErr w:type="spellStart"/>
      <w:r>
        <w:t>y_i</w:t>
      </w:r>
      <w:proofErr w:type="spellEnd"/>
      <w:r>
        <w:t xml:space="preserve"> as scalars (not vectors). The expression for E(y1y2) and </w:t>
      </w:r>
      <w:proofErr w:type="spellStart"/>
      <w:r>
        <w:t>cov</w:t>
      </w:r>
      <w:proofErr w:type="spellEnd"/>
      <w:r>
        <w:t>(y</w:t>
      </w:r>
      <w:proofErr w:type="gramStart"/>
      <w:r>
        <w:t>1,y</w:t>
      </w:r>
      <w:proofErr w:type="gramEnd"/>
      <w:r>
        <w:t>2y3) would otherwise be matrices or sums and not scalars, as they are now. Also, the parameterization in terms of haplotypes, not genotypes (see 2014 pdf).</w:t>
      </w:r>
    </w:p>
    <w:p w14:paraId="36D0378D" w14:textId="77777777" w:rsidR="003B5002" w:rsidRDefault="003B5002">
      <w:pPr>
        <w:pStyle w:val="CommentText"/>
      </w:pPr>
    </w:p>
    <w:p w14:paraId="0BBFBF1F" w14:textId="6E9DCD0C" w:rsidR="003B5002" w:rsidRDefault="003B5002">
      <w:pPr>
        <w:pStyle w:val="CommentText"/>
      </w:pPr>
    </w:p>
  </w:comment>
  <w:comment w:id="496" w:author="PMV" w:date="2020-01-17T14:53:00Z" w:initials="PMV">
    <w:p w14:paraId="3E35B762" w14:textId="41ED6275" w:rsidR="003B5002" w:rsidRDefault="003B5002">
      <w:pPr>
        <w:pStyle w:val="CommentText"/>
      </w:pPr>
      <w:r>
        <w:rPr>
          <w:rStyle w:val="CommentReference"/>
        </w:rPr>
        <w:annotationRef/>
      </w:r>
      <w:r>
        <w:t xml:space="preserve">Note that one could also construct examples where the test statistic is deflated. </w:t>
      </w:r>
    </w:p>
  </w:comment>
  <w:comment w:id="656" w:author="" w:initials="">
    <w:p w14:paraId="4E43B277" w14:textId="77777777" w:rsidR="003B5002" w:rsidRDefault="003B5002">
      <w:pPr>
        <w:pStyle w:val="CommentText"/>
      </w:pPr>
      <w:r>
        <w:rPr>
          <w:rStyle w:val="CommentReference"/>
        </w:rPr>
        <w:annotationRef/>
      </w:r>
    </w:p>
  </w:comment>
  <w:comment w:id="659" w:author="" w:initials="">
    <w:p w14:paraId="16225C25" w14:textId="77777777" w:rsidR="003B5002" w:rsidRDefault="003B5002">
      <w:pPr>
        <w:pStyle w:val="CommentText"/>
      </w:pPr>
      <w:r>
        <w:rPr>
          <w:rStyle w:val="CommentReference"/>
        </w:rPr>
        <w:annotationRef/>
      </w:r>
    </w:p>
  </w:comment>
  <w:comment w:id="661" w:author="" w:initials="">
    <w:p w14:paraId="3F35B3E9" w14:textId="77777777" w:rsidR="003B5002" w:rsidRDefault="003B500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874A94" w15:done="0"/>
  <w15:commentEx w15:paraId="3960D0A9" w15:done="0"/>
  <w15:commentEx w15:paraId="4033B96E" w15:paraIdParent="3960D0A9" w15:done="0"/>
  <w15:commentEx w15:paraId="0979921A" w15:done="0"/>
  <w15:commentEx w15:paraId="2086D87F" w15:done="0"/>
  <w15:commentEx w15:paraId="0BBFBF1F" w15:done="1"/>
  <w15:commentEx w15:paraId="3E35B762" w15:done="0"/>
  <w15:commentEx w15:paraId="4E43B277" w15:done="0"/>
  <w15:commentEx w15:paraId="16225C25" w15:done="0"/>
  <w15:commentEx w15:paraId="3F35B3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874A94" w16cid:durableId="21CC3D12"/>
  <w16cid:commentId w16cid:paraId="3960D0A9" w16cid:durableId="21CC3D7E"/>
  <w16cid:commentId w16cid:paraId="4033B96E" w16cid:durableId="21D2F2D7"/>
  <w16cid:commentId w16cid:paraId="0979921A" w16cid:durableId="21CC4117"/>
  <w16cid:commentId w16cid:paraId="2086D87F" w16cid:durableId="21CC41A3"/>
  <w16cid:commentId w16cid:paraId="0BBFBF1F" w16cid:durableId="21CC4322"/>
  <w16cid:commentId w16cid:paraId="3E35B762" w16cid:durableId="21CC48F7"/>
  <w16cid:commentId w16cid:paraId="4E43B277" w16cid:durableId="21D2F2B1"/>
  <w16cid:commentId w16cid:paraId="16225C25" w16cid:durableId="21D2F2B2"/>
  <w16cid:commentId w16cid:paraId="3F35B3E9" w16cid:durableId="21D2F2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92D1E" w14:textId="77777777" w:rsidR="00256173" w:rsidRDefault="00256173">
      <w:pPr>
        <w:spacing w:after="0"/>
      </w:pPr>
      <w:r>
        <w:separator/>
      </w:r>
    </w:p>
  </w:endnote>
  <w:endnote w:type="continuationSeparator" w:id="0">
    <w:p w14:paraId="161EA433" w14:textId="77777777" w:rsidR="00256173" w:rsidRDefault="002561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inion Pro">
    <w:altName w:val="Minion Pro"/>
    <w:panose1 w:val="020B0604020202020204"/>
    <w:charset w:val="00"/>
    <w:family w:val="roman"/>
    <w:pitch w:val="variable"/>
    <w:sig w:usb0="6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DE329" w14:textId="77777777" w:rsidR="00256173" w:rsidRDefault="00256173">
      <w:pPr>
        <w:spacing w:after="0"/>
      </w:pPr>
      <w:r>
        <w:separator/>
      </w:r>
    </w:p>
  </w:footnote>
  <w:footnote w:type="continuationSeparator" w:id="0">
    <w:p w14:paraId="0D236616" w14:textId="77777777" w:rsidR="00256173" w:rsidRDefault="002561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72457"/>
    <w:rsid w:val="000D32DB"/>
    <w:rsid w:val="000E64D4"/>
    <w:rsid w:val="00113C37"/>
    <w:rsid w:val="00124077"/>
    <w:rsid w:val="00144593"/>
    <w:rsid w:val="00151055"/>
    <w:rsid w:val="001572B8"/>
    <w:rsid w:val="00164F8E"/>
    <w:rsid w:val="001815C5"/>
    <w:rsid w:val="00187E6C"/>
    <w:rsid w:val="0019498E"/>
    <w:rsid w:val="00195BD8"/>
    <w:rsid w:val="001C7D9E"/>
    <w:rsid w:val="00231F77"/>
    <w:rsid w:val="00237C53"/>
    <w:rsid w:val="00256173"/>
    <w:rsid w:val="00265934"/>
    <w:rsid w:val="00266F30"/>
    <w:rsid w:val="00285D58"/>
    <w:rsid w:val="002B59C8"/>
    <w:rsid w:val="002C3FEB"/>
    <w:rsid w:val="002E2B83"/>
    <w:rsid w:val="00321EA1"/>
    <w:rsid w:val="00336F62"/>
    <w:rsid w:val="00344582"/>
    <w:rsid w:val="00350F91"/>
    <w:rsid w:val="003753F0"/>
    <w:rsid w:val="003805C3"/>
    <w:rsid w:val="003834C3"/>
    <w:rsid w:val="00390E84"/>
    <w:rsid w:val="003A3AAA"/>
    <w:rsid w:val="003B5002"/>
    <w:rsid w:val="003B7E04"/>
    <w:rsid w:val="003C70A6"/>
    <w:rsid w:val="004215D4"/>
    <w:rsid w:val="00422258"/>
    <w:rsid w:val="00425151"/>
    <w:rsid w:val="00442CD0"/>
    <w:rsid w:val="004860C5"/>
    <w:rsid w:val="004A0652"/>
    <w:rsid w:val="004B3FF0"/>
    <w:rsid w:val="004C7C54"/>
    <w:rsid w:val="004D109F"/>
    <w:rsid w:val="004E29B3"/>
    <w:rsid w:val="004E5556"/>
    <w:rsid w:val="004E6CDE"/>
    <w:rsid w:val="00511E17"/>
    <w:rsid w:val="00574337"/>
    <w:rsid w:val="00583F24"/>
    <w:rsid w:val="0059042E"/>
    <w:rsid w:val="00590D07"/>
    <w:rsid w:val="005952C2"/>
    <w:rsid w:val="00595B82"/>
    <w:rsid w:val="005B293C"/>
    <w:rsid w:val="005B7894"/>
    <w:rsid w:val="005C067A"/>
    <w:rsid w:val="005C0C65"/>
    <w:rsid w:val="005C70F4"/>
    <w:rsid w:val="005E019F"/>
    <w:rsid w:val="00626DFC"/>
    <w:rsid w:val="006349C1"/>
    <w:rsid w:val="00646387"/>
    <w:rsid w:val="006511AB"/>
    <w:rsid w:val="00656C40"/>
    <w:rsid w:val="00671FF1"/>
    <w:rsid w:val="00691C75"/>
    <w:rsid w:val="006D067A"/>
    <w:rsid w:val="006E774A"/>
    <w:rsid w:val="00721735"/>
    <w:rsid w:val="00751145"/>
    <w:rsid w:val="00756E73"/>
    <w:rsid w:val="00766274"/>
    <w:rsid w:val="00770080"/>
    <w:rsid w:val="00784D58"/>
    <w:rsid w:val="007B4C48"/>
    <w:rsid w:val="007B7860"/>
    <w:rsid w:val="007C5419"/>
    <w:rsid w:val="007D3CEE"/>
    <w:rsid w:val="007D3D8C"/>
    <w:rsid w:val="007F7EED"/>
    <w:rsid w:val="00803FD2"/>
    <w:rsid w:val="00806BFC"/>
    <w:rsid w:val="008103CD"/>
    <w:rsid w:val="00813FCE"/>
    <w:rsid w:val="00816C77"/>
    <w:rsid w:val="008541CB"/>
    <w:rsid w:val="008728B3"/>
    <w:rsid w:val="008C3B4A"/>
    <w:rsid w:val="008D6863"/>
    <w:rsid w:val="008F4346"/>
    <w:rsid w:val="00942811"/>
    <w:rsid w:val="009654A9"/>
    <w:rsid w:val="009A2396"/>
    <w:rsid w:val="009A6ECF"/>
    <w:rsid w:val="009C1170"/>
    <w:rsid w:val="00A77B67"/>
    <w:rsid w:val="00B106BB"/>
    <w:rsid w:val="00B37331"/>
    <w:rsid w:val="00B40718"/>
    <w:rsid w:val="00B731AD"/>
    <w:rsid w:val="00B85E85"/>
    <w:rsid w:val="00B86B75"/>
    <w:rsid w:val="00BC48D5"/>
    <w:rsid w:val="00BD575C"/>
    <w:rsid w:val="00BF2340"/>
    <w:rsid w:val="00C04944"/>
    <w:rsid w:val="00C1042A"/>
    <w:rsid w:val="00C303BB"/>
    <w:rsid w:val="00C36279"/>
    <w:rsid w:val="00C5195D"/>
    <w:rsid w:val="00C674A9"/>
    <w:rsid w:val="00C71FCC"/>
    <w:rsid w:val="00C77455"/>
    <w:rsid w:val="00CA4B99"/>
    <w:rsid w:val="00D229D5"/>
    <w:rsid w:val="00D27652"/>
    <w:rsid w:val="00D27FC5"/>
    <w:rsid w:val="00D526E8"/>
    <w:rsid w:val="00DD3442"/>
    <w:rsid w:val="00DD7081"/>
    <w:rsid w:val="00E2427E"/>
    <w:rsid w:val="00E315A3"/>
    <w:rsid w:val="00E31EBD"/>
    <w:rsid w:val="00E51C13"/>
    <w:rsid w:val="00E962B0"/>
    <w:rsid w:val="00EB3ADC"/>
    <w:rsid w:val="00EE0552"/>
    <w:rsid w:val="00EE1D21"/>
    <w:rsid w:val="00F23542"/>
    <w:rsid w:val="00F35CF4"/>
    <w:rsid w:val="00F46020"/>
    <w:rsid w:val="00F50111"/>
    <w:rsid w:val="00F55C7D"/>
    <w:rsid w:val="00F573F2"/>
    <w:rsid w:val="00F661B2"/>
    <w:rsid w:val="00F674AF"/>
    <w:rsid w:val="00F822AE"/>
    <w:rsid w:val="00F90673"/>
    <w:rsid w:val="00F94CA6"/>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 w:type="paragraph" w:styleId="NormalWeb">
    <w:name w:val="Normal (Web)"/>
    <w:basedOn w:val="Normal"/>
    <w:semiHidden/>
    <w:unhideWhenUsed/>
    <w:rsid w:val="009A239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 w:id="343946504">
      <w:bodyDiv w:val="1"/>
      <w:marLeft w:val="0"/>
      <w:marRight w:val="0"/>
      <w:marTop w:val="0"/>
      <w:marBottom w:val="0"/>
      <w:divBdr>
        <w:top w:val="none" w:sz="0" w:space="0" w:color="auto"/>
        <w:left w:val="none" w:sz="0" w:space="0" w:color="auto"/>
        <w:bottom w:val="none" w:sz="0" w:space="0" w:color="auto"/>
        <w:right w:val="none" w:sz="0" w:space="0" w:color="auto"/>
      </w:divBdr>
      <w:divsChild>
        <w:div w:id="441733129">
          <w:marLeft w:val="0"/>
          <w:marRight w:val="0"/>
          <w:marTop w:val="0"/>
          <w:marBottom w:val="0"/>
          <w:divBdr>
            <w:top w:val="none" w:sz="0" w:space="0" w:color="auto"/>
            <w:left w:val="none" w:sz="0" w:space="0" w:color="auto"/>
            <w:bottom w:val="none" w:sz="0" w:space="0" w:color="auto"/>
            <w:right w:val="none" w:sz="0" w:space="0" w:color="auto"/>
          </w:divBdr>
          <w:divsChild>
            <w:div w:id="613286796">
              <w:marLeft w:val="0"/>
              <w:marRight w:val="0"/>
              <w:marTop w:val="0"/>
              <w:marBottom w:val="0"/>
              <w:divBdr>
                <w:top w:val="none" w:sz="0" w:space="0" w:color="auto"/>
                <w:left w:val="none" w:sz="0" w:space="0" w:color="auto"/>
                <w:bottom w:val="none" w:sz="0" w:space="0" w:color="auto"/>
                <w:right w:val="none" w:sz="0" w:space="0" w:color="auto"/>
              </w:divBdr>
              <w:divsChild>
                <w:div w:id="4274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6761">
      <w:bodyDiv w:val="1"/>
      <w:marLeft w:val="0"/>
      <w:marRight w:val="0"/>
      <w:marTop w:val="0"/>
      <w:marBottom w:val="0"/>
      <w:divBdr>
        <w:top w:val="none" w:sz="0" w:space="0" w:color="auto"/>
        <w:left w:val="none" w:sz="0" w:space="0" w:color="auto"/>
        <w:bottom w:val="none" w:sz="0" w:space="0" w:color="auto"/>
        <w:right w:val="none" w:sz="0" w:space="0" w:color="auto"/>
      </w:divBdr>
    </w:div>
    <w:div w:id="1836870920">
      <w:bodyDiv w:val="1"/>
      <w:marLeft w:val="0"/>
      <w:marRight w:val="0"/>
      <w:marTop w:val="0"/>
      <w:marBottom w:val="0"/>
      <w:divBdr>
        <w:top w:val="none" w:sz="0" w:space="0" w:color="auto"/>
        <w:left w:val="none" w:sz="0" w:space="0" w:color="auto"/>
        <w:bottom w:val="none" w:sz="0" w:space="0" w:color="auto"/>
        <w:right w:val="none" w:sz="0" w:space="0" w:color="auto"/>
      </w:divBdr>
    </w:div>
    <w:div w:id="212365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B4325-6E5E-7240-B8AB-B92105C95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25</Pages>
  <Words>51790</Words>
  <Characters>295205</Characters>
  <Application>Microsoft Office Word</Application>
  <DocSecurity>0</DocSecurity>
  <Lines>2460</Lines>
  <Paragraphs>692</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346303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21</cp:revision>
  <dcterms:created xsi:type="dcterms:W3CDTF">2020-01-14T09:00:00Z</dcterms:created>
  <dcterms:modified xsi:type="dcterms:W3CDTF">2020-01-22T23:06:00Z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