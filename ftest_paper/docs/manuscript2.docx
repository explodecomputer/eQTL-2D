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BE4F30" w14:textId="77777777" w:rsidR="00C5195D" w:rsidRDefault="00EE1D21">
      <w:pPr>
        <w:pStyle w:val="Title"/>
      </w:pPr>
      <w:r>
        <w:t>Testing for genetic interactions with imperfect information about additive causal effects</w:t>
      </w:r>
    </w:p>
    <w:p w14:paraId="6CF0BECC" w14:textId="77777777" w:rsidR="00574337" w:rsidRDefault="00574337">
      <w:pPr>
        <w:pStyle w:val="Heading2"/>
      </w:pPr>
      <w:bookmarkStart w:id="0" w:name="abstract"/>
    </w:p>
    <w:p w14:paraId="6AD49A8F" w14:textId="77777777" w:rsidR="00574337" w:rsidRDefault="00574337" w:rsidP="00574337">
      <w:pPr>
        <w:pStyle w:val="BodyText"/>
      </w:pPr>
      <w:r>
        <w:t>Main authors (order to be decided):</w:t>
      </w:r>
    </w:p>
    <w:p w14:paraId="793A42ED" w14:textId="77777777" w:rsidR="00574337" w:rsidRDefault="00574337" w:rsidP="00574337">
      <w:pPr>
        <w:pStyle w:val="BodyText"/>
      </w:pPr>
      <w:r>
        <w:t>Greg Gibson</w:t>
      </w:r>
    </w:p>
    <w:p w14:paraId="4B267C5A" w14:textId="77777777" w:rsidR="00574337" w:rsidRPr="00751145" w:rsidRDefault="00574337" w:rsidP="00574337">
      <w:pPr>
        <w:pStyle w:val="BodyText"/>
        <w:rPr>
          <w:vertAlign w:val="superscript"/>
        </w:rPr>
      </w:pPr>
      <w:r>
        <w:t>Gibran Hemani</w:t>
      </w:r>
      <w:r w:rsidR="00751145">
        <w:rPr>
          <w:vertAlign w:val="superscript"/>
        </w:rPr>
        <w:t>1</w:t>
      </w:r>
    </w:p>
    <w:p w14:paraId="1E7D6516" w14:textId="77777777" w:rsidR="00574337" w:rsidRDefault="00574337" w:rsidP="00574337">
      <w:pPr>
        <w:pStyle w:val="BodyText"/>
      </w:pPr>
      <w:r>
        <w:t>Grant Montgomery</w:t>
      </w:r>
    </w:p>
    <w:p w14:paraId="4B9BAF0B" w14:textId="77777777" w:rsidR="00574337" w:rsidRDefault="00574337" w:rsidP="00574337">
      <w:pPr>
        <w:pStyle w:val="BodyText"/>
      </w:pPr>
      <w:r>
        <w:t>Joseph Powell</w:t>
      </w:r>
    </w:p>
    <w:p w14:paraId="2E971FB9" w14:textId="77777777" w:rsidR="00574337" w:rsidRDefault="00574337" w:rsidP="00574337">
      <w:pPr>
        <w:pStyle w:val="BodyText"/>
      </w:pPr>
      <w:r>
        <w:t xml:space="preserve">Peter </w:t>
      </w:r>
      <w:proofErr w:type="spellStart"/>
      <w:r>
        <w:t>Visccher</w:t>
      </w:r>
      <w:proofErr w:type="spellEnd"/>
    </w:p>
    <w:p w14:paraId="76A8D72B" w14:textId="77777777" w:rsidR="00574337" w:rsidRPr="00574337" w:rsidRDefault="00574337" w:rsidP="00574337">
      <w:pPr>
        <w:pStyle w:val="BodyText"/>
        <w:rPr>
          <w:lang w:val="en-GB"/>
        </w:rPr>
      </w:pPr>
      <w:proofErr w:type="spellStart"/>
      <w:r w:rsidRPr="00574337">
        <w:rPr>
          <w:lang w:val="en-GB"/>
        </w:rPr>
        <w:t>Huanwei</w:t>
      </w:r>
      <w:proofErr w:type="spellEnd"/>
      <w:r w:rsidRPr="00574337">
        <w:rPr>
          <w:lang w:val="en-GB"/>
        </w:rPr>
        <w:t xml:space="preserve"> Wang</w:t>
      </w:r>
    </w:p>
    <w:p w14:paraId="46537A17" w14:textId="77777777" w:rsidR="00574337" w:rsidRDefault="00574337" w:rsidP="00574337">
      <w:pPr>
        <w:pStyle w:val="BodyText"/>
      </w:pPr>
      <w:r>
        <w:t>Jian Yang</w:t>
      </w:r>
    </w:p>
    <w:p w14:paraId="0B7FACBC" w14:textId="77777777" w:rsidR="00574337" w:rsidRDefault="00574337" w:rsidP="00574337">
      <w:pPr>
        <w:pStyle w:val="BodyText"/>
      </w:pPr>
      <w:r>
        <w:t>[Original authors on H2014]</w:t>
      </w:r>
    </w:p>
    <w:p w14:paraId="3C125CBF" w14:textId="77777777" w:rsidR="00751145" w:rsidRDefault="00751145" w:rsidP="00574337">
      <w:pPr>
        <w:pStyle w:val="BodyText"/>
      </w:pPr>
      <w:r>
        <w:t>Affiliations:</w:t>
      </w:r>
    </w:p>
    <w:p w14:paraId="277CEAEC" w14:textId="77777777" w:rsidR="00751145" w:rsidRDefault="00751145" w:rsidP="00751145">
      <w:pPr>
        <w:pStyle w:val="BodyText"/>
        <w:numPr>
          <w:ilvl w:val="0"/>
          <w:numId w:val="2"/>
        </w:numPr>
      </w:pPr>
      <w:r>
        <w:t>MRC Integrative Epidemiology Unit at the University of Bristol, Oakfield House, Oakfield Grove, Bristol, UK. BS8 2BN.</w:t>
      </w:r>
    </w:p>
    <w:p w14:paraId="7E4D29E9" w14:textId="77777777" w:rsidR="00574337" w:rsidRPr="00574337" w:rsidRDefault="00574337" w:rsidP="00574337">
      <w:pPr>
        <w:pStyle w:val="BodyText"/>
      </w:pPr>
    </w:p>
    <w:p w14:paraId="714DC91A" w14:textId="77777777" w:rsidR="00C5195D" w:rsidRDefault="00EE1D21">
      <w:pPr>
        <w:pStyle w:val="Heading2"/>
      </w:pPr>
      <w:r>
        <w:t>Abstract</w:t>
      </w:r>
      <w:bookmarkEnd w:id="0"/>
    </w:p>
    <w:p w14:paraId="5028D538" w14:textId="35146C30" w:rsidR="00C5195D" w:rsidRDefault="00EE1D21">
      <w:pPr>
        <w:pStyle w:val="FirstParagraph"/>
      </w:pPr>
      <w:r>
        <w:t>The extent to which genetic interaction (epistasis) contributes to the genetic architecture of human complex traits is expected to be low but remains unknown. A common approach to evaluating this question is to perform targeted or hypothesis-free searches of pairwise interactions, using a</w:t>
      </w:r>
      <w:ins w:id="1" w:author="Jian Yang" w:date="2020-01-09T14:07:00Z">
        <w:r w:rsidR="005E019F">
          <w:t xml:space="preserve"> </w:t>
        </w:r>
      </w:ins>
      <w:commentRangeStart w:id="2"/>
      <w:ins w:id="3" w:author="Jian Yang" w:date="2020-01-09T14:08:00Z">
        <w:r w:rsidR="005E019F">
          <w:rPr>
            <w:rFonts w:eastAsiaTheme="minorHAnsi"/>
          </w:rPr>
          <w:t xml:space="preserve">statistical </w:t>
        </w:r>
      </w:ins>
      <w:del w:id="4" w:author="Jian Yang" w:date="2020-01-09T14:08:00Z">
        <w:r w:rsidDel="00F46020">
          <w:delText xml:space="preserve">n </w:delText>
        </w:r>
        <w:r w:rsidRPr="00A77B67" w:rsidDel="00F46020">
          <w:rPr>
            <w:i/>
          </w:rPr>
          <w:delText>F</w:delText>
        </w:r>
        <w:r w:rsidDel="00F46020">
          <w:delText>-</w:delText>
        </w:r>
      </w:del>
      <w:r>
        <w:t xml:space="preserve">test </w:t>
      </w:r>
      <w:commentRangeEnd w:id="2"/>
      <w:r w:rsidR="00B85E85">
        <w:rPr>
          <w:rStyle w:val="CommentReference"/>
        </w:rPr>
        <w:commentReference w:id="2"/>
      </w:r>
      <w:r>
        <w:t>that evaluates if</w:t>
      </w:r>
      <w:ins w:id="5" w:author="Jian Yang" w:date="2020-01-09T14:08:00Z">
        <w:r w:rsidR="00F46020">
          <w:t xml:space="preserve"> a model with</w:t>
        </w:r>
      </w:ins>
      <w:r>
        <w:t xml:space="preserve"> the interaction terms explain more</w:t>
      </w:r>
      <w:ins w:id="6" w:author="Jian Yang" w:date="2020-01-09T14:08:00Z">
        <w:r w:rsidR="00F46020">
          <w:t xml:space="preserve"> genetic variance</w:t>
        </w:r>
      </w:ins>
      <w:r>
        <w:t xml:space="preserve"> than </w:t>
      </w:r>
      <w:ins w:id="7" w:author="Jian Yang" w:date="2020-01-09T14:08:00Z">
        <w:r w:rsidR="00F46020">
          <w:t xml:space="preserve">that with </w:t>
        </w:r>
      </w:ins>
      <w:r>
        <w:t>the marginal terms alone. Using results of 501 genetic interactions</w:t>
      </w:r>
      <w:r w:rsidR="00C303BB">
        <w:t xml:space="preserve"> that we</w:t>
      </w:r>
      <w:r>
        <w:t xml:space="preserve"> previously reported to influence gene expression, alongside theory and simulations, this paper seeks to explain why the standard approach is unreliable. We show that it can lead to </w:t>
      </w:r>
      <w:r w:rsidR="00C303BB">
        <w:t xml:space="preserve">increased </w:t>
      </w:r>
      <w:r>
        <w:t>false discovery rates</w:t>
      </w:r>
      <w:ins w:id="8" w:author="Jian Yang" w:date="2020-01-09T14:10:00Z">
        <w:r w:rsidR="00F46020">
          <w:t xml:space="preserve"> in both discovery and replication data</w:t>
        </w:r>
      </w:ins>
      <w:ins w:id="9" w:author="Jian Yang" w:date="2020-01-09T14:13:00Z">
        <w:r w:rsidR="00F46020">
          <w:t xml:space="preserve"> sets</w:t>
        </w:r>
      </w:ins>
      <w:del w:id="10" w:author="Jian Yang" w:date="2020-01-09T14:10:00Z">
        <w:r w:rsidDel="00F46020">
          <w:delText>, that those false discoveries can have high replication rates</w:delText>
        </w:r>
      </w:del>
      <w:r>
        <w:t>, and that without sequence level data and assumptions of constant additive effects being met, the problems are difficult to guard against.</w:t>
      </w:r>
    </w:p>
    <w:p w14:paraId="4988990A" w14:textId="77777777" w:rsidR="00C5195D" w:rsidRDefault="00EE1D21">
      <w:pPr>
        <w:pStyle w:val="Heading2"/>
      </w:pPr>
      <w:bookmarkStart w:id="11" w:name="introduction"/>
      <w:r>
        <w:t>Introduction</w:t>
      </w:r>
      <w:bookmarkEnd w:id="11"/>
    </w:p>
    <w:p w14:paraId="1863EA5B" w14:textId="4BADAD59" w:rsidR="00C5195D" w:rsidRDefault="00EE1D21">
      <w:pPr>
        <w:pStyle w:val="FirstParagraph"/>
      </w:pPr>
      <w:r>
        <w:t>An important component of understanding the genetic architecture of complex traits is the extent to which the effect of a particular locus depends on the genotype at another locus</w:t>
      </w:r>
      <w:r w:rsidR="00E51C13">
        <w:t xml:space="preserve">. </w:t>
      </w:r>
      <w:r w:rsidR="00E51C13">
        <w:lastRenderedPageBreak/>
        <w:t xml:space="preserve">This phenomenon is referred to as </w:t>
      </w:r>
      <w:r>
        <w:t xml:space="preserve">genetic interaction or epistasis. Knowledge of epistatic influences on complex traits may inform biological understanding of their </w:t>
      </w:r>
      <w:proofErr w:type="spellStart"/>
      <w:r>
        <w:t>aetiology</w:t>
      </w:r>
      <w:proofErr w:type="spellEnd"/>
      <w:r>
        <w:t>, contribute towards improved prediction accuracy, and have implications on natural selection</w:t>
      </w:r>
      <w:r>
        <w:fldChar w:fldCharType="begin" w:fldLock="1"/>
      </w:r>
      <w:r>
        <w:instrText>ADDIN CSL_CITATION {"citationItems":[{"id":"ITEM-1","itemData":{"ISBN":"1471-0056","ISSN":"14710056","author":[{"dropping-particle":"","family":"Carlborg","given":"Orjan","non-dropping-particle":"","parse-names":false,"suffix":""},{"dropping-particle":"","family":"Haley","given":"Chris S","non-dropping-particle":"","parse-names":false,"suffix":""}],"container-title":"Nature Reviews Genetics","id":"ITEM-1","issue":"8","issued":{"date-parts":[["2004","8"]]},"note":"From Duplicate 2 (Epistasis: too often neglected in complex trait studies? - Carlborg, Orjan; Haley, Chris S)\n\n10.1038/nrg1407","page":"618-25","publisher":"Nature Publishing Group","title":"Epistasis: too often neglected in complex trait studies?","title-short":"Epistasis","type":"article-journal","volume":"5"},"uris":["http://www.mendeley.com/documents/?uuid=12eb0af1-dc81-42e2-bb6c-7b046ee68c93"]},{"id":"ITEM-2","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Genetics","id":"ITEM-2","issue":"September","issued":{"date-parts":[["2014","9","9"]]},"publisher":"Nature Publishing Group","title":"Detecting epistasis in human complex traits","type":"article-journal"},"uris":["http://www.mendeley.com/documents/?uuid=ef57df5f-0861-4cf6-8f5d-9881b28b3491"]}],"mendeley":{"formattedCitation":"&lt;sup&gt;1,2&lt;/sup&gt;","plainTextFormattedCitation":"1,2","previouslyFormattedCitation":"&lt;sup&gt;1,2&lt;/sup&gt;"},"properties":{"noteIndex":0},"schema":"https://github.com/citation-style-language/schema/raw/master/csl-citation.json"}</w:instrText>
      </w:r>
      <w:r>
        <w:fldChar w:fldCharType="separate"/>
      </w:r>
      <w:r w:rsidRPr="00EE1D21">
        <w:rPr>
          <w:noProof/>
          <w:vertAlign w:val="superscript"/>
        </w:rPr>
        <w:t>1,2</w:t>
      </w:r>
      <w:r>
        <w:fldChar w:fldCharType="end"/>
      </w:r>
      <w:r>
        <w:t>. Along with other non-additive genetic components, the contribution of epistatic variance to complex traits is likely to be small</w:t>
      </w:r>
      <w:r w:rsidR="00C1042A">
        <w:fldChar w:fldCharType="begin" w:fldLock="1"/>
      </w:r>
      <w:r w:rsidR="00C1042A">
        <w:instrText>ADDIN CSL_CITATION {"citationItems":[{"id":"ITEM-1","itemData":{"DOI":"10.1371/journal.pgen.1000008","author":[{"dropping-particle":"","family":"Hill","given":"William G.","non-dropping-particle":"","parse-names":false,"suffix":""},{"dropping-particle":"","family":"Goddard","given":"Michael E.","non-dropping-particle":"","parse-names":false,"suffix":""},{"dropping-particle":"","family":"Visscher","given":"Peter M.","non-dropping-particle":"","parse-names":false,"suffix":""}],"container-title":"PLoS Genetics","id":"ITEM-1","issue":"2","issued":{"date-parts":[["2008","2"]]},"title":"Data and Theory Point to Mainly Additive Genetic Variance for Complex Traits","type":"article-journal","volume":"4"},"uris":["http://www.mendeley.com/documents/?uuid=d7903413-e432-4274-8645-c98a86f8bb74"]},{"id":"ITEM-2","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E.","non-dropping-particle":"","parse-names":false,"suffix":""}],"container-title":"Nature","id":"ITEM-2","issue":"508(6495)","issued":{"date-parts":[["2014","2","26"]]},"page":"249-53","publisher":"Nature Publishing Group","title":"Detection and replication of epistasis influencing transcription in humans","type":"article-journal","volume":"10"},"uris":["http://www.mendeley.com/documents/?uuid=c6b30fb0-c7fe-4436-85ae-b8234685dde9"]}],"mendeley":{"formattedCitation":"&lt;sup&gt;3,4&lt;/sup&gt;","plainTextFormattedCitation":"3,4","previouslyFormattedCitation":"&lt;sup&gt;3,4&lt;/sup&gt;"},"properties":{"noteIndex":0},"schema":"https://github.com/citation-style-language/schema/raw/master/csl-citation.json"}</w:instrText>
      </w:r>
      <w:r w:rsidR="00C1042A">
        <w:fldChar w:fldCharType="separate"/>
      </w:r>
      <w:r w:rsidR="00C1042A" w:rsidRPr="00C1042A">
        <w:rPr>
          <w:noProof/>
          <w:vertAlign w:val="superscript"/>
        </w:rPr>
        <w:t>3,4</w:t>
      </w:r>
      <w:r w:rsidR="00C1042A">
        <w:fldChar w:fldCharType="end"/>
      </w:r>
      <w:r w:rsidR="00E51C13">
        <w:t>. However,</w:t>
      </w:r>
      <w:r>
        <w:t xml:space="preserve"> beyond analyses of clonal organisms, heritability is not estimable in the broad sense where the non-additive components could be captured and decomposed</w:t>
      </w:r>
      <w:r>
        <w:fldChar w:fldCharType="begin" w:fldLock="1"/>
      </w:r>
      <w:r w:rsidR="00C1042A">
        <w:instrText>ADDIN CSL_CITATION {"citationItems":[{"id":"ITEM-1","itemData":{"DOI":"10.1038/nrg2322","ISSN":"1471-0056","author":[{"dropping-particle":"","family":"Visscher","given":"Peter M.","non-dropping-particle":"","parse-names":false,"suffix":""},{"dropping-particle":"","family":"Hill","given":"William G.","non-dropping-particle":"","parse-names":false,"suffix":""},{"dropping-particle":"","family":"Wray","given":"Naomi R.","non-dropping-particle":"","parse-names":false,"suffix":""}],"container-title":"Nature Reviews Genetics","id":"ITEM-1","issue":"4","issued":{"date-parts":[["2008","4"]]},"page":"255-266","title":"Heritability in the genomics era [mdash] concepts and misconceptions","type":"article-journal","volume":"9"},"uris":["http://www.mendeley.com/documents/?uuid=1528b8c9-8de7-410b-8640-061c89c7b355"]}],"mendeley":{"formattedCitation":"&lt;sup&gt;5&lt;/sup&gt;","plainTextFormattedCitation":"5","previouslyFormattedCitation":"&lt;sup&gt;5&lt;/sup&gt;"},"properties":{"noteIndex":0},"schema":"https://github.com/citation-style-language/schema/raw/master/csl-citation.json"}</w:instrText>
      </w:r>
      <w:r>
        <w:fldChar w:fldCharType="separate"/>
      </w:r>
      <w:r w:rsidR="00C1042A" w:rsidRPr="00C1042A">
        <w:rPr>
          <w:noProof/>
          <w:vertAlign w:val="superscript"/>
        </w:rPr>
        <w:t>5</w:t>
      </w:r>
      <w:r>
        <w:fldChar w:fldCharType="end"/>
      </w:r>
      <w:r>
        <w:t>. Instead, researchers have sought to detect interacting genetic loci through association analyses to report instances of epistatic influences on complex traits.</w:t>
      </w:r>
    </w:p>
    <w:p w14:paraId="4C2250BE" w14:textId="6C01E025" w:rsidR="00C5195D" w:rsidRDefault="00EE1D21">
      <w:pPr>
        <w:pStyle w:val="BodyText"/>
      </w:pPr>
      <w:r>
        <w:t>In a recent review of the literature, it was concluded that</w:t>
      </w:r>
      <w:r w:rsidR="00C1042A">
        <w:t>,</w:t>
      </w:r>
      <w:r w:rsidR="00C303BB">
        <w:t xml:space="preserve"> </w:t>
      </w:r>
      <w:r w:rsidR="00C1042A">
        <w:t xml:space="preserve">among </w:t>
      </w:r>
      <w:r>
        <w:t>many empirical papers that search for epistasis influencing human complex traits</w:t>
      </w:r>
      <w:r w:rsidR="00C1042A">
        <w:t>,</w:t>
      </w:r>
      <w:r>
        <w:t xml:space="preserve"> it was unlikely that any reported statistical genetic interactions represented robust examples of biological epistasis</w:t>
      </w:r>
      <w:r>
        <w:fldChar w:fldCharType="begin" w:fldLock="1"/>
      </w:r>
      <w:r>
        <w:instrText>ADDIN CSL_CITATION {"citationItems":[{"id":"ITEM-1","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Genetics","id":"ITEM-1","issue":"September","issued":{"date-parts":[["2014","9","9"]]},"publisher":"Nature Publishing Group","title":"Detecting epistasis in human complex traits","type":"article-journal"},"uris":["http://www.mendeley.com/documents/?uuid=ef57df5f-0861-4cf6-8f5d-9881b28b3491"]}],"mendeley":{"formattedCitation":"&lt;sup&gt;2&lt;/sup&gt;","plainTextFormattedCitation":"2","previouslyFormattedCitation":"&lt;sup&gt;2&lt;/sup&gt;"},"properties":{"noteIndex":0},"schema":"https://github.com/citation-style-language/schema/raw/master/csl-citation.json"}</w:instrText>
      </w:r>
      <w:r>
        <w:fldChar w:fldCharType="separate"/>
      </w:r>
      <w:r w:rsidRPr="00EE1D21">
        <w:rPr>
          <w:noProof/>
          <w:vertAlign w:val="superscript"/>
        </w:rPr>
        <w:t>2</w:t>
      </w:r>
      <w:r>
        <w:fldChar w:fldCharType="end"/>
      </w:r>
      <w:r>
        <w:t xml:space="preserve">. The analysis </w:t>
      </w:r>
      <w:r w:rsidR="00C303BB">
        <w:t xml:space="preserve">that we </w:t>
      </w:r>
      <w:r>
        <w:t>presented in Hemani et al 2014</w:t>
      </w:r>
      <w:r>
        <w:fldChar w:fldCharType="begin" w:fldLock="1"/>
      </w:r>
      <w:r w:rsidR="00C1042A">
        <w:instrText>ADDIN CSL_CITATION {"citationItems":[{"id":"ITEM-1","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E.","non-dropping-particle":"","parse-names":false,"suffix":""}],"container-title":"Nature","id":"ITEM-1","issue":"508(6495)","issued":{"date-parts":[["2014","2","26"]]},"page":"249-53","publisher":"Nature Publishing Group","title":"Detection and replication of epistasis influencing transcription in humans","type":"article-journal","volume":"10"},"uris":["http://www.mendeley.com/documents/?uuid=c6b30fb0-c7fe-4436-85ae-b8234685dde9"]}],"mendeley":{"formattedCitation":"&lt;sup&gt;4&lt;/sup&gt;","plainTextFormattedCitation":"4","previouslyFormattedCitation":"&lt;sup&gt;4&lt;/sup&gt;"},"properties":{"noteIndex":0},"schema":"https://github.com/citation-style-language/schema/raw/master/csl-citation.json"}</w:instrText>
      </w:r>
      <w:r>
        <w:fldChar w:fldCharType="separate"/>
      </w:r>
      <w:r w:rsidR="00C1042A" w:rsidRPr="00C1042A">
        <w:rPr>
          <w:noProof/>
          <w:vertAlign w:val="superscript"/>
        </w:rPr>
        <w:t>4</w:t>
      </w:r>
      <w:r>
        <w:fldChar w:fldCharType="end"/>
      </w:r>
      <w:r>
        <w:t xml:space="preserve">, which reported discovery of genetic interactions influencing gene expression levels, and replication in independent datasets, was listed amongst those examples. </w:t>
      </w:r>
      <w:r w:rsidR="00C303BB">
        <w:t>Here,</w:t>
      </w:r>
      <w:r>
        <w:t xml:space="preserve"> we aim to provide a detailed examination of the statistical test</w:t>
      </w:r>
      <w:r w:rsidR="00C303BB">
        <w:t xml:space="preserve"> for epistasis, which is </w:t>
      </w:r>
      <w:r>
        <w:t>employed widely, but has potential issues which have not yet been described.</w:t>
      </w:r>
    </w:p>
    <w:p w14:paraId="5B805EE4" w14:textId="3F39BBF3" w:rsidR="00C5195D" w:rsidRDefault="00EE1D21">
      <w:pPr>
        <w:pStyle w:val="Heading2"/>
      </w:pPr>
      <w:bookmarkStart w:id="12" w:name="X013edf3e6f690c91796e735bd6559a8c4fd0a4b"/>
      <w:r>
        <w:t xml:space="preserve">The </w:t>
      </w:r>
      <w:r w:rsidR="00C1042A">
        <w:t xml:space="preserve">traditional </w:t>
      </w:r>
      <w:r>
        <w:t>statistical test for 2-locus genetic interactions</w:t>
      </w:r>
      <w:bookmarkEnd w:id="12"/>
    </w:p>
    <w:p w14:paraId="66C530CF" w14:textId="137FEE82" w:rsidR="00C5195D" w:rsidRDefault="00EE1D21">
      <w:pPr>
        <w:pStyle w:val="FirstParagraph"/>
      </w:pPr>
      <w:r>
        <w:t>Should epistatic interactions influence complex traits, their detection is known to be difficult for two reasons. First, the statistical power for an interaction term to reach significance is low in comparison to a marginal additive effect of similar magnitude. This is because the statistical test typically has a larger number of degrees of freedom</w:t>
      </w:r>
      <w:r w:rsidR="00C303BB">
        <w:t xml:space="preserve"> (</w:t>
      </w:r>
      <w:proofErr w:type="spellStart"/>
      <w:r w:rsidR="00C303BB">
        <w:t>d.f.</w:t>
      </w:r>
      <w:proofErr w:type="spellEnd"/>
      <w:r w:rsidR="00C303BB">
        <w:t>)</w:t>
      </w:r>
      <w:r>
        <w:t xml:space="preserve">, and if the causal variants are not available in the data then loss of signal with decaying </w:t>
      </w:r>
      <w:r w:rsidR="00C303BB">
        <w:t>linkage disequilibrium (</w:t>
      </w:r>
      <w:r>
        <w:t>LD</w:t>
      </w:r>
      <w:r w:rsidR="00C303BB">
        <w:t>)</w:t>
      </w:r>
      <w:r>
        <w:t xml:space="preserve"> between the causal variant and the observed variant is squared or quadratic, in comparison to a linear loss for additive effects</w:t>
      </w:r>
      <w:r>
        <w:fldChar w:fldCharType="begin" w:fldLock="1"/>
      </w:r>
      <w:r>
        <w:instrText>ADDIN CSL_CITATION {"citationItems":[{"id":"ITEM-1","itemData":{"author":[{"dropping-particle":"","family":"Hemani","given":"Gibran","non-dropping-particle":"","parse-names":false,"suffix":""},{"dropping-particle":"","family":"Knott","given":"Sara","non-dropping-particle":"","parse-names":false,"suffix":""},{"dropping-particle":"","family":"Haley","given":"Chris","non-dropping-particle":"","parse-names":false,"suffix":""}],"container-title":"PLoS Genet","id":"ITEM-1","issue":"2","issued":{"date-parts":[["2013"]]},"page":"e1003295","publisher":"Public Library of Science","title":"An evolutionary perspective on epistasis and the missing heritability","type":"article-journal","volume":"9"},"uris":["http://www.mendeley.com/documents/?uuid=aa1a54bf-0da1-4bea-bda7-ffcdb356f300"]}],"mendeley":{"formattedCitation":"&lt;sup&gt;6&lt;/sup&gt;","plainTextFormattedCitation":"6","previouslyFormattedCitation":"&lt;sup&gt;6&lt;/sup&gt;"},"properties":{"noteIndex":0},"schema":"https://github.com/citation-style-language/schema/raw/master/csl-citation.json"}</w:instrText>
      </w:r>
      <w:r>
        <w:fldChar w:fldCharType="separate"/>
      </w:r>
      <w:r w:rsidRPr="00EE1D21">
        <w:rPr>
          <w:noProof/>
          <w:vertAlign w:val="superscript"/>
        </w:rPr>
        <w:t>6</w:t>
      </w:r>
      <w:r>
        <w:fldChar w:fldCharType="end"/>
      </w:r>
      <w:r>
        <w:t>. Second, the parameter space for two-locus epistasis is O(m</w:t>
      </w:r>
      <w:r>
        <w:rPr>
          <w:vertAlign w:val="superscript"/>
        </w:rPr>
        <w:t>2</w:t>
      </w:r>
      <w:r>
        <w:t xml:space="preserve">), hence a much </w:t>
      </w:r>
      <w:r w:rsidR="003753F0">
        <w:t>stricter</w:t>
      </w:r>
      <w:r>
        <w:t xml:space="preserve"> multiple testing correction is required than </w:t>
      </w:r>
      <w:r w:rsidR="00C303BB">
        <w:t xml:space="preserve">association tests </w:t>
      </w:r>
      <w:r>
        <w:t>under the additive model</w:t>
      </w:r>
      <w:r w:rsidR="00E51C13">
        <w:t>.</w:t>
      </w:r>
      <w:r>
        <w:t xml:space="preserve"> </w:t>
      </w:r>
      <w:r w:rsidR="00E51C13">
        <w:t>I</w:t>
      </w:r>
      <w:r>
        <w:t xml:space="preserve">f the computational capability </w:t>
      </w:r>
      <w:r w:rsidR="00E51C13">
        <w:t xml:space="preserve">does not </w:t>
      </w:r>
      <w:r>
        <w:t>exist</w:t>
      </w:r>
      <w:r w:rsidR="00E51C13">
        <w:t xml:space="preserve"> </w:t>
      </w:r>
      <w:r>
        <w:t>to test the entire set of pairwise interactions, then the incomplete coverage likely translates into loss of power.</w:t>
      </w:r>
    </w:p>
    <w:p w14:paraId="35EE6930" w14:textId="0A603359" w:rsidR="00C5195D" w:rsidRDefault="00C1042A">
      <w:pPr>
        <w:pStyle w:val="BodyText"/>
      </w:pPr>
      <w:r>
        <w:t>M</w:t>
      </w:r>
      <w:r w:rsidR="00EE1D21">
        <w:t>any methods exist that attempt to circumvent these problems</w:t>
      </w:r>
      <w:ins w:id="13" w:author="Gibran Hemani" w:date="2020-01-14T21:23:00Z">
        <w:r w:rsidR="003B7E04">
          <w:fldChar w:fldCharType="begin" w:fldLock="1"/>
        </w:r>
      </w:ins>
      <w:r w:rsidR="006D067A">
        <w:instrText>ADDIN CSL_CITATION {"citationItems":[{"id":"ITEM-1","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Genetics","id":"ITEM-1","issue":"September","issued":{"date-parts":[["2014","9","9"]]},"publisher":"Nature Publishing Group","title":"Detecting epistasis in human complex traits","type":"article-journal"},"uris":["http://www.mendeley.com/documents/?uuid=ef57df5f-0861-4cf6-8f5d-9881b28b3491"]}],"mendeley":{"formattedCitation":"&lt;sup&gt;2&lt;/sup&gt;","plainTextFormattedCitation":"2","previouslyFormattedCitation":"&lt;sup&gt;2&lt;/sup&gt;"},"properties":{"noteIndex":0},"schema":"https://github.com/citation-style-language/schema/raw/master/csl-citation.json"}</w:instrText>
      </w:r>
      <w:r w:rsidR="003B7E04">
        <w:fldChar w:fldCharType="separate"/>
      </w:r>
      <w:r w:rsidR="003B7E04" w:rsidRPr="003B7E04">
        <w:rPr>
          <w:noProof/>
          <w:vertAlign w:val="superscript"/>
        </w:rPr>
        <w:t>2</w:t>
      </w:r>
      <w:ins w:id="14" w:author="Gibran Hemani" w:date="2020-01-14T21:23:00Z">
        <w:r w:rsidR="003B7E04">
          <w:fldChar w:fldCharType="end"/>
        </w:r>
      </w:ins>
      <w:del w:id="15" w:author="Gibran Hemani" w:date="2020-01-14T21:23:00Z">
        <w:r w:rsidDel="003B7E04">
          <w:fldChar w:fldCharType="begin" w:fldLock="1"/>
        </w:r>
        <w:r w:rsidR="00422258" w:rsidRPr="003B7E04" w:rsidDel="003B7E04">
          <w:delInstrText>ADDIN CSL_CITATION {"citationItems":[{"id":"ITEM-1","itemData":{"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Genetics","id":"ITEM-1","issue":"11","issued":{"date-parts":[["2014"]]},"page":"722-733","publisher":"Nature Publishing Group","title":"Detecting epistasis in human complex traits","type":"article-journal","volume":"15"},"uris":["http://www.mendeley.com/documents/?uuid=042b1b9e-f390-453c-b2c8-cb6ce98f3009"]}],"mendeley":{"formattedCitation":"&lt;sup&gt;7&lt;/sup&gt;","plainTextFormattedCitation":"7","previouslyFormattedCitation":"&lt;sup&gt;7&lt;/sup&gt;"},"properties":{"noteIndex":0},"schema":"https://github.com/citation-style-language/schema/raw/master/csl-citation.json"}</w:delInstrText>
        </w:r>
        <w:r w:rsidDel="003B7E04">
          <w:fldChar w:fldCharType="separate"/>
        </w:r>
        <w:r w:rsidRPr="003B7E04" w:rsidDel="003B7E04">
          <w:rPr>
            <w:noProof/>
            <w:vertAlign w:val="superscript"/>
          </w:rPr>
          <w:delText>7</w:delText>
        </w:r>
        <w:r w:rsidDel="003B7E04">
          <w:fldChar w:fldCharType="end"/>
        </w:r>
      </w:del>
      <w:r>
        <w:t>.</w:t>
      </w:r>
      <w:r w:rsidR="00EE1D21">
        <w:t xml:space="preserve"> </w:t>
      </w:r>
      <w:r>
        <w:t>O</w:t>
      </w:r>
      <w:r w:rsidR="00EE1D21">
        <w:t xml:space="preserve">ne analytical strategy has been to bypass statistical power issues by selecting traits to </w:t>
      </w:r>
      <w:proofErr w:type="spellStart"/>
      <w:r w:rsidR="00EE1D21">
        <w:t>analyse</w:t>
      </w:r>
      <w:proofErr w:type="spellEnd"/>
      <w:r w:rsidR="00EE1D21">
        <w:t xml:space="preserve"> that are likely to have some large effects. In such traits, genetic perturbation could have a more proximal effect in comparison to complex diseases. Recent studies have focused efforts on </w:t>
      </w:r>
      <w:proofErr w:type="spellStart"/>
      <w:r w:rsidR="00EE1D21">
        <w:t>analysing</w:t>
      </w:r>
      <w:proofErr w:type="spellEnd"/>
      <w:r w:rsidR="00EE1D21">
        <w:t xml:space="preserve"> gene expression levels for epistatic interactions partly for this reason</w:t>
      </w:r>
      <w:r w:rsidR="0019498E">
        <w:fldChar w:fldCharType="begin" w:fldLock="1"/>
      </w:r>
      <w:r w:rsidR="006D067A">
        <w:instrText>ADDIN CSL_CITATION {"citationItems":[{"id":"ITEM-1","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E.","non-dropping-particle":"","parse-names":false,"suffix":""}],"container-title":"Nature","id":"ITEM-1","issue":"508(6495)","issued":{"date-parts":[["2014","2","26"]]},"page":"249-53","publisher":"Nature Publishing Group","title":"Detection and replication of epistasis influencing transcription in humans","type":"article-journal","volume":"10"},"uris":["http://www.mendeley.com/documents/?uuid=c6b30fb0-c7fe-4436-85ae-b8234685dde9"]},{"id":"ITEM-2","itemData":{"DOI":"http://dx.doi.org/10.7554/eLife.01381","author":[{"dropping-particle":"","family":"Brown","given":"Andrew A","non-dropping-particle":"","parse-names":false,"suffix":""},{"dropping-particle":"","family":"Buil","given":"Alfonso","non-dropping-particle":"","parse-names":false,"suffix":""},{"dropping-particle":"","family":"Viñuela","given":"Ana","non-dropping-particle":"","parse-names":false,"suffix":""},{"dropping-particle":"","family":"Lappalainen","given":"Tuuli","non-dropping-particle":"","parse-names":false,"suffix":""},{"dropping-particle":"","family":"Zheng","given":"Hou-feng","non-dropping-particle":"","parse-names":false,"suffix":""},{"dropping-particle":"","family":"Richards","given":"John B","non-dropping-particle":"","parse-names":false,"suffix":""},{"dropping-particle":"","family":"Small","given":"Kerrin S","non-dropping-particle":"","parse-names":false,"suffix":""},{"dropping-particle":"","family":"Spector","given":"Timothy D","non-dropping-particle":"","parse-names":false,"suffix":""},{"dropping-particle":"","family":"Dermitzakis","given":"Emmanouil T","non-dropping-particle":"","parse-names":false,"suffix":""},{"dropping-particle":"","family":"Durbin","given":"Richard","non-dropping-particle":"","parse-names":false,"suffix":""}],"container-title":"eLife","id":"ITEM-2","issued":{"date-parts":[["2014"]]},"page":"10.7554/eLife.01381","title":"Genetic interactions affecting human gene expression identified by variance association mapping","type":"article-journal"},"uris":["http://www.mendeley.com/documents/?uuid=255131a1-8715-44ee-8a9a-0e74b0406d3f"]}],"mendeley":{"formattedCitation":"&lt;sup&gt;4,7&lt;/sup&gt;","plainTextFormattedCitation":"4,7","previouslyFormattedCitation":"&lt;sup&gt;4,7&lt;/sup&gt;"},"properties":{"noteIndex":0},"schema":"https://github.com/citation-style-language/schema/raw/master/csl-citation.json"}</w:instrText>
      </w:r>
      <w:r w:rsidR="0019498E">
        <w:fldChar w:fldCharType="separate"/>
      </w:r>
      <w:r w:rsidR="003B7E04" w:rsidRPr="003B7E04">
        <w:rPr>
          <w:noProof/>
          <w:vertAlign w:val="superscript"/>
        </w:rPr>
        <w:t>4,7</w:t>
      </w:r>
      <w:r w:rsidR="0019498E">
        <w:fldChar w:fldCharType="end"/>
      </w:r>
      <w:r w:rsidR="00EE1D21">
        <w:t xml:space="preserve">. In </w:t>
      </w:r>
      <w:r w:rsidR="00E51C13">
        <w:t xml:space="preserve">Hemani et al 2014 </w:t>
      </w:r>
      <w:r w:rsidR="00EE1D21">
        <w:t xml:space="preserve">a brute force search strategy was performed, applying a </w:t>
      </w:r>
      <w:r w:rsidR="00C303BB">
        <w:t>4</w:t>
      </w:r>
      <w:r w:rsidR="00EE1D21">
        <w:t xml:space="preserve"> </w:t>
      </w:r>
      <w:proofErr w:type="spellStart"/>
      <w:r w:rsidR="00EE1D21">
        <w:t>d.f.</w:t>
      </w:r>
      <w:proofErr w:type="spellEnd"/>
      <w:r w:rsidR="00EE1D21">
        <w:t xml:space="preserve"> linear model for each pairwise combination of 528,509 genotyped autosomal single nucleotide polymorphisms (SNPs) against each of 7,339 gene expression levels. The statistical test </w:t>
      </w:r>
      <w:r w:rsidR="00C303BB">
        <w:t>attempted</w:t>
      </w:r>
      <w:r w:rsidR="00EE1D21">
        <w:t xml:space="preserve"> to capture any joint effect of two independent variants that was not explained by the marginal additive or dominance effects of either of the variants</w:t>
      </w:r>
      <w:r w:rsidR="0019498E">
        <w:fldChar w:fldCharType="begin" w:fldLock="1"/>
      </w:r>
      <w:r w:rsidR="006D067A">
        <w:instrText>ADDIN CSL_CITATION {"citationItems":[{"id":"ITEM-1","itemData":{"DOI":"10.1093/bioinformatics/btr172","ISSN":"1367-4811","PMID":"21471009","abstract":"Hundreds of genome-wide association studies have been performed over the last decade, but as single nucleotide polymorphism (SNP) chip density has increased so has the computational burden to search for epistasis [for n SNPs the computational time resource is O(n(n-1)/2)]. While the theoretical contribution of epistasis toward phenotypes of medical and economic importance is widely discussed, empirical evidence is conspicuously absent because its analysis is often computationally prohibitive. To facilitate resolution in this field, tools must be made available that can render the search for epistasis universally viable in terms of hardware availability, cost and computational time.","author":[{"dropping-particle":"","family":"Hemani","given":"Gibran","non-dropping-particle":"","parse-names":false,"suffix":""},{"dropping-particle":"","family":"Theocharidis","given":"Athanasios","non-dropping-particle":"","parse-names":false,"suffix":""},{"dropping-particle":"","family":"Wei","given":"Wenhua","non-dropping-particle":"","parse-names":false,"suffix":""},{"dropping-particle":"","family":"Haley","given":"Chris","non-dropping-particle":"","parse-names":false,"suffix":""}],"container-title":"Bioinformatics (Oxford, England)","id":"ITEM-1","issue":"11","issued":{"date-parts":[["2011","6","1"]]},"page":"1462-5","title":"EpiGPU: exhaustive pairwise epistasis scans parallelized on consumer level graphics cards.","type":"article-journal","volume":"27"},"uris":["http://www.mendeley.com/documents/?uuid=e69285cc-64dc-45e7-8fcf-93d944710a9b"]}],"mendeley":{"formattedCitation":"&lt;sup&gt;8&lt;/sup&gt;","plainTextFormattedCitation":"8","previouslyFormattedCitation":"&lt;sup&gt;8&lt;/sup&gt;"},"properties":{"noteIndex":0},"schema":"https://github.com/citation-style-language/schema/raw/master/csl-citation.json"}</w:instrText>
      </w:r>
      <w:r w:rsidR="0019498E">
        <w:fldChar w:fldCharType="separate"/>
      </w:r>
      <w:r w:rsidR="003B7E04" w:rsidRPr="003B7E04">
        <w:rPr>
          <w:noProof/>
          <w:vertAlign w:val="superscript"/>
        </w:rPr>
        <w:t>8</w:t>
      </w:r>
      <w:r w:rsidR="0019498E">
        <w:fldChar w:fldCharType="end"/>
      </w:r>
      <w:r w:rsidR="00EE1D21">
        <w:t>.</w:t>
      </w:r>
    </w:p>
    <w:p w14:paraId="1646372C" w14:textId="77777777" w:rsidR="00C5195D" w:rsidRDefault="00127B72">
      <w:pPr>
        <w:pStyle w:val="BodyText"/>
      </w:pPr>
      <m:oMathPara>
        <m:oMathParaPr>
          <m:jc m:val="center"/>
        </m:oMathParaPr>
        <m:oMath>
          <m:m>
            <m:mPr>
              <m:plcHide m:val="1"/>
              <m:mcs>
                <m:mc>
                  <m:mcPr>
                    <m:count m:val="1"/>
                    <m:mcJc m:val="right"/>
                  </m:mcPr>
                </m:mc>
                <m:mc>
                  <m:mcPr>
                    <m:count m:val="1"/>
                    <m:mcJc m:val="left"/>
                  </m:mcPr>
                </m:mc>
              </m:mcs>
              <m:ctrlPr>
                <w:ins w:id="16" w:author="Gibran Hemani" w:date="2020-01-14T08:59:00Z">
                  <w:rPr>
                    <w:rFonts w:ascii="Cambria Math" w:hAnsi="Cambria Math"/>
                  </w:rPr>
                </w:ins>
              </m:ctrlPr>
            </m:mPr>
            <m:mr>
              <m:e>
                <m:sSub>
                  <m:sSubPr>
                    <m:ctrlPr>
                      <w:ins w:id="17" w:author="Gibran Hemani" w:date="2020-01-14T08:59:00Z">
                        <w:rPr>
                          <w:rFonts w:ascii="Cambria Math" w:hAnsi="Cambria Math"/>
                        </w:rPr>
                      </w:ins>
                    </m:ctrlPr>
                  </m:sSubPr>
                  <m:e>
                    <m:r>
                      <w:rPr>
                        <w:rFonts w:ascii="Cambria Math" w:hAnsi="Cambria Math"/>
                      </w:rPr>
                      <m:t>H</m:t>
                    </m:r>
                  </m:e>
                  <m:sub>
                    <m:r>
                      <w:rPr>
                        <w:rFonts w:ascii="Cambria Math" w:hAnsi="Cambria Math"/>
                      </w:rPr>
                      <m:t>0</m:t>
                    </m:r>
                  </m:sub>
                </m:sSub>
              </m:e>
              <m:e>
                <m:r>
                  <w:rPr>
                    <w:rFonts w:ascii="Cambria Math" w:hAnsi="Cambria Math"/>
                  </w:rPr>
                  <m:t>:</m:t>
                </m:r>
                <m:nary>
                  <m:naryPr>
                    <m:chr m:val="∑"/>
                    <m:limLoc m:val="undOvr"/>
                    <m:ctrlPr>
                      <w:ins w:id="18" w:author="Gibran Hemani" w:date="2020-01-14T08:59:00Z">
                        <w:rPr>
                          <w:rFonts w:ascii="Cambria Math" w:hAnsi="Cambria Math"/>
                        </w:rPr>
                      </w:ins>
                    </m:ctrlPr>
                  </m:naryPr>
                  <m:sub>
                    <m:r>
                      <w:rPr>
                        <w:rFonts w:ascii="Cambria Math" w:hAnsi="Cambria Math"/>
                      </w:rPr>
                      <m:t>i=1</m:t>
                    </m:r>
                  </m:sub>
                  <m:sup>
                    <m:r>
                      <w:rPr>
                        <w:rFonts w:ascii="Cambria Math" w:hAnsi="Cambria Math"/>
                      </w:rPr>
                      <m:t>3</m:t>
                    </m:r>
                  </m:sup>
                  <m:e>
                    <m:nary>
                      <m:naryPr>
                        <m:chr m:val="∑"/>
                        <m:limLoc m:val="undOvr"/>
                        <m:ctrlPr>
                          <w:ins w:id="19" w:author="Gibran Hemani" w:date="2020-01-14T08:59:00Z">
                            <w:rPr>
                              <w:rFonts w:ascii="Cambria Math" w:hAnsi="Cambria Math"/>
                            </w:rPr>
                          </w:ins>
                        </m:ctrlPr>
                      </m:naryPr>
                      <m:sub>
                        <m:r>
                          <w:rPr>
                            <w:rFonts w:ascii="Cambria Math" w:hAnsi="Cambria Math"/>
                          </w:rPr>
                          <m:t>j=1</m:t>
                        </m:r>
                      </m:sub>
                      <m:sup>
                        <m:r>
                          <w:rPr>
                            <w:rFonts w:ascii="Cambria Math" w:hAnsi="Cambria Math"/>
                          </w:rPr>
                          <m:t>3</m:t>
                        </m:r>
                      </m:sup>
                      <m:e>
                        <m:r>
                          <w:rPr>
                            <w:rFonts w:ascii="Cambria Math" w:hAnsi="Cambria Math"/>
                          </w:rPr>
                          <m:t>(</m:t>
                        </m:r>
                      </m:e>
                    </m:nary>
                  </m:e>
                </m:nary>
                <m:bar>
                  <m:barPr>
                    <m:pos m:val="top"/>
                    <m:ctrlPr>
                      <w:ins w:id="20" w:author="Gibran Hemani" w:date="2020-01-14T08:59:00Z">
                        <w:rPr>
                          <w:rFonts w:ascii="Cambria Math" w:hAnsi="Cambria Math"/>
                        </w:rPr>
                      </w:ins>
                    </m:ctrlPr>
                  </m:barPr>
                  <m:e>
                    <m:sSub>
                      <m:sSubPr>
                        <m:ctrlPr>
                          <w:ins w:id="21" w:author="Gibran Hemani" w:date="2020-01-14T08:59:00Z">
                            <w:rPr>
                              <w:rFonts w:ascii="Cambria Math" w:hAnsi="Cambria Math"/>
                            </w:rPr>
                          </w:ins>
                        </m:ctrlPr>
                      </m:sSubPr>
                      <m:e>
                        <m:r>
                          <w:rPr>
                            <w:rFonts w:ascii="Cambria Math" w:hAnsi="Cambria Math"/>
                          </w:rPr>
                          <m:t>x</m:t>
                        </m:r>
                      </m:e>
                      <m:sub>
                        <m:r>
                          <w:rPr>
                            <w:rFonts w:ascii="Cambria Math" w:hAnsi="Cambria Math"/>
                          </w:rPr>
                          <m:t>ij</m:t>
                        </m:r>
                      </m:sub>
                    </m:sSub>
                  </m:e>
                </m:bar>
                <m:r>
                  <w:rPr>
                    <w:rFonts w:ascii="Cambria Math" w:hAnsi="Cambria Math"/>
                  </w:rPr>
                  <m:t>-</m:t>
                </m:r>
                <m:bar>
                  <m:barPr>
                    <m:pos m:val="top"/>
                    <m:ctrlPr>
                      <w:ins w:id="22" w:author="Gibran Hemani" w:date="2020-01-14T08:59:00Z">
                        <w:rPr>
                          <w:rFonts w:ascii="Cambria Math" w:hAnsi="Cambria Math"/>
                        </w:rPr>
                      </w:ins>
                    </m:ctrlPr>
                  </m:barPr>
                  <m:e>
                    <m:sSub>
                      <m:sSubPr>
                        <m:ctrlPr>
                          <w:ins w:id="23" w:author="Gibran Hemani" w:date="2020-01-14T08:59:00Z">
                            <w:rPr>
                              <w:rFonts w:ascii="Cambria Math" w:hAnsi="Cambria Math"/>
                            </w:rPr>
                          </w:ins>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ins w:id="24" w:author="Gibran Hemani" w:date="2020-01-14T08:59:00Z">
                        <w:rPr>
                          <w:rFonts w:ascii="Cambria Math" w:hAnsi="Cambria Math"/>
                        </w:rPr>
                      </w:ins>
                    </m:ctrlPr>
                  </m:barPr>
                  <m:e>
                    <m:sSub>
                      <m:sSubPr>
                        <m:ctrlPr>
                          <w:ins w:id="25" w:author="Gibran Hemani" w:date="2020-01-14T08:59:00Z">
                            <w:rPr>
                              <w:rFonts w:ascii="Cambria Math" w:hAnsi="Cambria Math"/>
                            </w:rPr>
                          </w:ins>
                        </m:ctrlPr>
                      </m:sSubPr>
                      <m:e>
                        <m:r>
                          <w:rPr>
                            <w:rFonts w:ascii="Cambria Math" w:hAnsi="Cambria Math"/>
                          </w:rPr>
                          <m:t>x</m:t>
                        </m:r>
                      </m:e>
                      <m:sub>
                        <m:r>
                          <w:rPr>
                            <w:rFonts w:ascii="Cambria Math" w:hAnsi="Cambria Math"/>
                          </w:rPr>
                          <m:t>j</m:t>
                        </m:r>
                      </m:sub>
                    </m:sSub>
                  </m:e>
                </m:bar>
                <m:r>
                  <w:rPr>
                    <w:rFonts w:ascii="Cambria Math" w:hAnsi="Cambria Math"/>
                  </w:rPr>
                  <m:t>+μ</m:t>
                </m:r>
                <m:sSup>
                  <m:sSupPr>
                    <m:ctrlPr>
                      <w:ins w:id="26" w:author="Gibran Hemani" w:date="2020-01-14T08:59:00Z">
                        <w:rPr>
                          <w:rFonts w:ascii="Cambria Math" w:hAnsi="Cambria Math"/>
                        </w:rPr>
                      </w:ins>
                    </m:ctrlPr>
                  </m:sSupPr>
                  <m:e>
                    <m:r>
                      <w:rPr>
                        <w:rFonts w:ascii="Cambria Math" w:hAnsi="Cambria Math"/>
                      </w:rPr>
                      <m:t>)</m:t>
                    </m:r>
                  </m:e>
                  <m:sup>
                    <m:r>
                      <w:rPr>
                        <w:rFonts w:ascii="Cambria Math" w:hAnsi="Cambria Math"/>
                      </w:rPr>
                      <m:t>2</m:t>
                    </m:r>
                  </m:sup>
                </m:sSup>
                <m:r>
                  <w:rPr>
                    <w:rFonts w:ascii="Cambria Math" w:hAnsi="Cambria Math"/>
                  </w:rPr>
                  <m:t>=0</m:t>
                </m:r>
              </m:e>
            </m:mr>
            <m:mr>
              <m:e>
                <m:sSub>
                  <m:sSubPr>
                    <m:ctrlPr>
                      <w:ins w:id="27" w:author="Gibran Hemani" w:date="2020-01-14T08:59:00Z">
                        <w:rPr>
                          <w:rFonts w:ascii="Cambria Math" w:hAnsi="Cambria Math"/>
                        </w:rPr>
                      </w:ins>
                    </m:ctrlPr>
                  </m:sSubPr>
                  <m:e>
                    <m:r>
                      <w:rPr>
                        <w:rFonts w:ascii="Cambria Math" w:hAnsi="Cambria Math"/>
                      </w:rPr>
                      <m:t>H</m:t>
                    </m:r>
                  </m:e>
                  <m:sub>
                    <m:r>
                      <w:rPr>
                        <w:rFonts w:ascii="Cambria Math" w:hAnsi="Cambria Math"/>
                      </w:rPr>
                      <m:t>1</m:t>
                    </m:r>
                  </m:sub>
                </m:sSub>
              </m:e>
              <m:e>
                <m:r>
                  <w:rPr>
                    <w:rFonts w:ascii="Cambria Math" w:hAnsi="Cambria Math"/>
                  </w:rPr>
                  <m:t>:</m:t>
                </m:r>
                <m:nary>
                  <m:naryPr>
                    <m:chr m:val="∑"/>
                    <m:limLoc m:val="undOvr"/>
                    <m:ctrlPr>
                      <w:ins w:id="28" w:author="Gibran Hemani" w:date="2020-01-14T08:59:00Z">
                        <w:rPr>
                          <w:rFonts w:ascii="Cambria Math" w:hAnsi="Cambria Math"/>
                        </w:rPr>
                      </w:ins>
                    </m:ctrlPr>
                  </m:naryPr>
                  <m:sub>
                    <m:r>
                      <w:rPr>
                        <w:rFonts w:ascii="Cambria Math" w:hAnsi="Cambria Math"/>
                      </w:rPr>
                      <m:t>i=1</m:t>
                    </m:r>
                  </m:sub>
                  <m:sup>
                    <m:r>
                      <w:rPr>
                        <w:rFonts w:ascii="Cambria Math" w:hAnsi="Cambria Math"/>
                      </w:rPr>
                      <m:t>3</m:t>
                    </m:r>
                  </m:sup>
                  <m:e>
                    <m:nary>
                      <m:naryPr>
                        <m:chr m:val="∑"/>
                        <m:limLoc m:val="undOvr"/>
                        <m:ctrlPr>
                          <w:ins w:id="29" w:author="Gibran Hemani" w:date="2020-01-14T08:59:00Z">
                            <w:rPr>
                              <w:rFonts w:ascii="Cambria Math" w:hAnsi="Cambria Math"/>
                            </w:rPr>
                          </w:ins>
                        </m:ctrlPr>
                      </m:naryPr>
                      <m:sub>
                        <m:r>
                          <w:rPr>
                            <w:rFonts w:ascii="Cambria Math" w:hAnsi="Cambria Math"/>
                          </w:rPr>
                          <m:t>j=1</m:t>
                        </m:r>
                      </m:sub>
                      <m:sup>
                        <m:r>
                          <w:rPr>
                            <w:rFonts w:ascii="Cambria Math" w:hAnsi="Cambria Math"/>
                          </w:rPr>
                          <m:t>3</m:t>
                        </m:r>
                      </m:sup>
                      <m:e>
                        <m:r>
                          <w:rPr>
                            <w:rFonts w:ascii="Cambria Math" w:hAnsi="Cambria Math"/>
                          </w:rPr>
                          <m:t>(</m:t>
                        </m:r>
                      </m:e>
                    </m:nary>
                  </m:e>
                </m:nary>
                <m:bar>
                  <m:barPr>
                    <m:pos m:val="top"/>
                    <m:ctrlPr>
                      <w:ins w:id="30" w:author="Gibran Hemani" w:date="2020-01-14T08:59:00Z">
                        <w:rPr>
                          <w:rFonts w:ascii="Cambria Math" w:hAnsi="Cambria Math"/>
                        </w:rPr>
                      </w:ins>
                    </m:ctrlPr>
                  </m:barPr>
                  <m:e>
                    <m:sSub>
                      <m:sSubPr>
                        <m:ctrlPr>
                          <w:ins w:id="31" w:author="Gibran Hemani" w:date="2020-01-14T08:59:00Z">
                            <w:rPr>
                              <w:rFonts w:ascii="Cambria Math" w:hAnsi="Cambria Math"/>
                            </w:rPr>
                          </w:ins>
                        </m:ctrlPr>
                      </m:sSubPr>
                      <m:e>
                        <m:r>
                          <w:rPr>
                            <w:rFonts w:ascii="Cambria Math" w:hAnsi="Cambria Math"/>
                          </w:rPr>
                          <m:t>x</m:t>
                        </m:r>
                      </m:e>
                      <m:sub>
                        <m:r>
                          <w:rPr>
                            <w:rFonts w:ascii="Cambria Math" w:hAnsi="Cambria Math"/>
                          </w:rPr>
                          <m:t>ij</m:t>
                        </m:r>
                      </m:sub>
                    </m:sSub>
                  </m:e>
                </m:bar>
                <m:r>
                  <w:rPr>
                    <w:rFonts w:ascii="Cambria Math" w:hAnsi="Cambria Math"/>
                  </w:rPr>
                  <m:t>-</m:t>
                </m:r>
                <m:bar>
                  <m:barPr>
                    <m:pos m:val="top"/>
                    <m:ctrlPr>
                      <w:ins w:id="32" w:author="Gibran Hemani" w:date="2020-01-14T08:59:00Z">
                        <w:rPr>
                          <w:rFonts w:ascii="Cambria Math" w:hAnsi="Cambria Math"/>
                        </w:rPr>
                      </w:ins>
                    </m:ctrlPr>
                  </m:barPr>
                  <m:e>
                    <m:sSub>
                      <m:sSubPr>
                        <m:ctrlPr>
                          <w:ins w:id="33" w:author="Gibran Hemani" w:date="2020-01-14T08:59:00Z">
                            <w:rPr>
                              <w:rFonts w:ascii="Cambria Math" w:hAnsi="Cambria Math"/>
                            </w:rPr>
                          </w:ins>
                        </m:ctrlPr>
                      </m:sSubPr>
                      <m:e>
                        <m:r>
                          <w:rPr>
                            <w:rFonts w:ascii="Cambria Math" w:hAnsi="Cambria Math"/>
                          </w:rPr>
                          <m:t>x</m:t>
                        </m:r>
                      </m:e>
                      <m:sub>
                        <m:r>
                          <w:rPr>
                            <w:rFonts w:ascii="Cambria Math" w:hAnsi="Cambria Math"/>
                          </w:rPr>
                          <m:t>i</m:t>
                        </m:r>
                      </m:sub>
                    </m:sSub>
                  </m:e>
                </m:bar>
                <m:r>
                  <w:rPr>
                    <w:rFonts w:ascii="Cambria Math" w:hAnsi="Cambria Math"/>
                  </w:rPr>
                  <m:t>-</m:t>
                </m:r>
                <m:bar>
                  <m:barPr>
                    <m:pos m:val="top"/>
                    <m:ctrlPr>
                      <w:ins w:id="34" w:author="Gibran Hemani" w:date="2020-01-14T08:59:00Z">
                        <w:rPr>
                          <w:rFonts w:ascii="Cambria Math" w:hAnsi="Cambria Math"/>
                        </w:rPr>
                      </w:ins>
                    </m:ctrlPr>
                  </m:barPr>
                  <m:e>
                    <m:sSub>
                      <m:sSubPr>
                        <m:ctrlPr>
                          <w:ins w:id="35" w:author="Gibran Hemani" w:date="2020-01-14T08:59:00Z">
                            <w:rPr>
                              <w:rFonts w:ascii="Cambria Math" w:hAnsi="Cambria Math"/>
                            </w:rPr>
                          </w:ins>
                        </m:ctrlPr>
                      </m:sSubPr>
                      <m:e>
                        <m:r>
                          <w:rPr>
                            <w:rFonts w:ascii="Cambria Math" w:hAnsi="Cambria Math"/>
                          </w:rPr>
                          <m:t>x</m:t>
                        </m:r>
                      </m:e>
                      <m:sub>
                        <m:r>
                          <w:rPr>
                            <w:rFonts w:ascii="Cambria Math" w:hAnsi="Cambria Math"/>
                          </w:rPr>
                          <m:t>j</m:t>
                        </m:r>
                      </m:sub>
                    </m:sSub>
                  </m:e>
                </m:bar>
                <m:r>
                  <w:rPr>
                    <w:rFonts w:ascii="Cambria Math" w:hAnsi="Cambria Math"/>
                  </w:rPr>
                  <m:t>+μ</m:t>
                </m:r>
                <m:sSup>
                  <m:sSupPr>
                    <m:ctrlPr>
                      <w:ins w:id="36" w:author="Gibran Hemani" w:date="2020-01-14T08:59:00Z">
                        <w:rPr>
                          <w:rFonts w:ascii="Cambria Math" w:hAnsi="Cambria Math"/>
                        </w:rPr>
                      </w:ins>
                    </m:ctrlPr>
                  </m:sSupPr>
                  <m:e>
                    <m:r>
                      <w:rPr>
                        <w:rFonts w:ascii="Cambria Math" w:hAnsi="Cambria Math"/>
                      </w:rPr>
                      <m:t>)</m:t>
                    </m:r>
                  </m:e>
                  <m:sup>
                    <m:r>
                      <w:rPr>
                        <w:rFonts w:ascii="Cambria Math" w:hAnsi="Cambria Math"/>
                      </w:rPr>
                      <m:t>2</m:t>
                    </m:r>
                  </m:sup>
                </m:sSup>
                <m:r>
                  <w:rPr>
                    <w:rFonts w:ascii="Cambria Math" w:hAnsi="Cambria Math"/>
                  </w:rPr>
                  <m:t>&gt;0</m:t>
                </m:r>
              </m:e>
            </m:mr>
          </m:m>
        </m:oMath>
      </m:oMathPara>
    </w:p>
    <w:p w14:paraId="1EBF5992" w14:textId="1A2698B6" w:rsidR="00C5195D" w:rsidRDefault="00EE1D21">
      <w:pPr>
        <w:pStyle w:val="FirstParagraph"/>
      </w:pPr>
      <w:r>
        <w:t xml:space="preserve">Here the additive </w:t>
      </w:r>
      <w:r w:rsidR="00C303BB">
        <w:t>by</w:t>
      </w:r>
      <w:r>
        <w:t xml:space="preserve"> additive, additive </w:t>
      </w:r>
      <w:r w:rsidR="00C303BB">
        <w:t>by</w:t>
      </w:r>
      <w:r>
        <w:t xml:space="preserve"> dominance, dominance </w:t>
      </w:r>
      <w:r w:rsidR="00C303BB">
        <w:t>by</w:t>
      </w:r>
      <w:r>
        <w:t xml:space="preserve"> additive and dominance </w:t>
      </w:r>
      <w:r w:rsidR="00C303BB">
        <w:t>by</w:t>
      </w:r>
      <w:r>
        <w:t xml:space="preserve"> dominance terms are jointly estimated in the interaction term. This effect decomposition is fundamental to basic quantitative genetic theory</w:t>
      </w:r>
      <w:r w:rsidR="0019498E">
        <w:fldChar w:fldCharType="begin" w:fldLock="1"/>
      </w:r>
      <w:r w:rsidR="006D067A">
        <w:instrText>ADDIN CSL_CITATION {"citationItems":[{"id":"ITEM-1","itemData":{"author":[{"dropping-particle":"","family":"Cockerham","given":"C. Clark","non-dropping-particle":"","parse-names":false,"suffix":""}],"container-title":"Genetics","id":"ITEM-1","issue":"6","issued":{"date-parts":[["1954","11"]]},"note":"From Duplicate 1 ( \n\n\nAn extension of the concept of partitioning hereditary variance for analysis of covariances among relatives when epistasis is present\n\n\n- Cockerham, C. Clark )\n\n\n\n\n\n\n\n\nFrom Duplicate 2 ( \n\n\nAn extension of the concept of partitioning hereditary variance for analysis of covariances among relatives when epistasis is present\n\n\n- Cockerham, C. Clark )\n\n","page":"859-882","title":"An extension of the concept of partitioning hereditary variance for analysis of covariances among relatives when epistasis is present","type":"article-journal","volume":"39"},"uris":["http://www.mendeley.com/documents/?uuid=71514616-3a59-4acd-bfc2-94511fc249ea"]}],"mendeley":{"formattedCitation":"&lt;sup&gt;9&lt;/sup&gt;","plainTextFormattedCitation":"9","previouslyFormattedCitation":"&lt;sup&gt;9&lt;/sup&gt;"},"properties":{"noteIndex":0},"schema":"https://github.com/citation-style-language/schema/raw/master/csl-citation.json"}</w:instrText>
      </w:r>
      <w:r w:rsidR="0019498E">
        <w:fldChar w:fldCharType="separate"/>
      </w:r>
      <w:r w:rsidR="003B7E04" w:rsidRPr="003B7E04">
        <w:rPr>
          <w:noProof/>
          <w:vertAlign w:val="superscript"/>
        </w:rPr>
        <w:t>9</w:t>
      </w:r>
      <w:r w:rsidR="0019498E">
        <w:fldChar w:fldCharType="end"/>
      </w:r>
      <w:r>
        <w:t>, and has been used routinely in the linkage study era and the GWAS era</w:t>
      </w:r>
      <w:r w:rsidR="0019498E">
        <w:fldChar w:fldCharType="begin" w:fldLock="1"/>
      </w:r>
      <w:r w:rsidR="006D067A">
        <w:instrText>ADDIN CSL_CITATION {"citationItems":[{"id":"ITEM-1","itemData":{"DOI":"10.1093/hmg/11.20.2463","ISSN":"0964-6906","abstract":"Epistasis, the interaction between genes, is a topic of current interest in molecular and quantitative genetics. A large amount of research has been devoted to the detection and investigation of epistatic interactions. However, there has been much confusion in the literature over definitions and interpretations of epistasis. In this review, we provide a historical background to the study of epistatic interaction effects and point out the differences between a number of commonly used definitions of epistasis. A brief survey of some methods for detecting epistasis in humans is given. We note that the degree to which statistical tests of epistasis can elucidate underlying biological interactions may be more limited than previously assumed.","author":[{"dropping-particle":"","family":"Cordell","given":"Heather J.","non-dropping-particle":"","parse-names":false,"suffix":""}],"container-title":"Human molecular genetics","id":"ITEM-1","issue":"20","issued":{"date-parts":[["2002","10"]]},"note":"\n        &lt;m:bold&gt;From Duplicate 1 ( &lt;/m:bold&gt;\n        &lt;m:bold&gt;&lt;/m:bold&gt;\n        &lt;m:bold&gt;\n          &lt;m:italic&gt;Epistasis: what it means, what it doesn&amp;#039;t mean, and statistical methods to detect it in humans&lt;/m:italic&gt;\n        &lt;/m:bold&gt;\n        &lt;m:bold&gt;&lt;/m:bold&gt;\n        &lt;m:bold&gt; - Cordell, Heather J. )&lt;m:linebreak&gt;&lt;/m:linebreak&gt;\n        &lt;/m:bold&gt;\n        &lt;m:linebreak&gt;&lt;/m:linebreak&gt;\n        &lt;m:linebreak&gt;&lt;/m:linebreak&gt;\n        &lt;m:linebreak&gt;&lt;/m:linebreak&gt;\n        &lt;m:bold&gt;From Duplicate 2 ( &lt;/m:bold&gt;\n        &lt;m:bold&gt;&lt;/m:bold&gt;\n        &lt;m:bold&gt;\n          &lt;m:italic&gt;Epistasis: what it means, what it doesn&amp;#039;t mean, and statistical methods to detect it in humans&lt;/m:italic&gt;\n        &lt;/m:bold&gt;\n        &lt;m:bold&gt;&lt;/m:bold&gt;\n        &lt;m:bold&gt; - Cordell, Heather J. )&lt;m:linebreak&gt;&lt;/m:linebreak&gt;\n        &lt;/m:bold&gt;\n        &lt;m:linebreak&gt;&lt;/m:linebreak&gt;\n        &lt;m:linebreak&gt;&lt;/m:linebreak&gt;\n        &lt;m:linebreak&gt;&lt;/m:linebreak&gt;\n      ","page":"2463-2468","publisher":"Oxford Univ Press","title":"Epistasis: what it means, what it doesn't mean, and statistical methods to detect it in humans","title-short":"Epistasis","type":"article-journal","volume":"11"},"uris":["http://www.mendeley.com/documents/?uuid=abe3198a-0a8c-4313-a325-942a55352f44"]},{"id":"ITEM-2","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Genetics","id":"ITEM-2","issue":"September","issued":{"date-parts":[["2014","9","9"]]},"publisher":"Nature Publishing Group","title":"Detecting epistasis in human complex traits","type":"article-journal"},"uris":["http://www.mendeley.com/documents/?uuid=ef57df5f-0861-4cf6-8f5d-9881b28b3491"]}],"mendeley":{"formattedCitation":"&lt;sup&gt;2,10&lt;/sup&gt;","plainTextFormattedCitation":"2,10","previouslyFormattedCitation":"&lt;sup&gt;2,10&lt;/sup&gt;"},"properties":{"noteIndex":0},"schema":"https://github.com/citation-style-language/schema/raw/master/csl-citation.json"}</w:instrText>
      </w:r>
      <w:r w:rsidR="0019498E">
        <w:fldChar w:fldCharType="separate"/>
      </w:r>
      <w:r w:rsidR="003B7E04" w:rsidRPr="003B7E04">
        <w:rPr>
          <w:noProof/>
          <w:vertAlign w:val="superscript"/>
        </w:rPr>
        <w:t>2,10</w:t>
      </w:r>
      <w:r w:rsidR="0019498E">
        <w:fldChar w:fldCharType="end"/>
      </w:r>
      <w:r>
        <w:t xml:space="preserve">. The level of epistasis can be tested for statistical significance using an </w:t>
      </w:r>
      <w:r w:rsidR="00C303BB" w:rsidRPr="00A77B67">
        <w:rPr>
          <w:i/>
        </w:rPr>
        <w:t>F</w:t>
      </w:r>
      <w:r w:rsidR="00C303BB">
        <w:t>-</w:t>
      </w:r>
      <w:r>
        <w:t xml:space="preserve">test with </w:t>
      </w:r>
      <m:oMath>
        <m:r>
          <w:rPr>
            <w:rFonts w:ascii="Cambria Math" w:hAnsi="Cambria Math"/>
          </w:rPr>
          <m:t>4,n-9</m:t>
        </m:r>
      </m:oMath>
      <w:r>
        <w:t xml:space="preserve"> degrees of freedom. A simpler variation is to parameterise the interaction term to include only the additive </w:t>
      </w:r>
      <w:r w:rsidR="00C303BB">
        <w:t>by</w:t>
      </w:r>
      <w:r>
        <w:t xml:space="preserve"> additive</w:t>
      </w:r>
      <w:r w:rsidR="00E51C13">
        <w:t xml:space="preserve"> term</w:t>
      </w:r>
      <w:r>
        <w:t>, though what follows in this paper applies to that approach also.</w:t>
      </w:r>
    </w:p>
    <w:p w14:paraId="2DDBED90" w14:textId="63F62B9F" w:rsidR="00C5195D" w:rsidRDefault="00EE1D21">
      <w:pPr>
        <w:pStyle w:val="BodyText"/>
      </w:pPr>
      <w:r>
        <w:t xml:space="preserve">The 4 </w:t>
      </w:r>
      <w:proofErr w:type="spellStart"/>
      <w:r>
        <w:t>d.f.</w:t>
      </w:r>
      <w:proofErr w:type="spellEnd"/>
      <w:r>
        <w:t xml:space="preserve"> method was used in </w:t>
      </w:r>
      <w:r w:rsidR="00E51C13">
        <w:t xml:space="preserve">Hemani et al 2014 </w:t>
      </w:r>
      <w:r>
        <w:t xml:space="preserve">with a sample of 846 individuals, </w:t>
      </w:r>
      <w:del w:id="37" w:author="Jian Yang" w:date="2020-01-09T14:30:00Z">
        <w:r w:rsidDel="00B85E85">
          <w:delText xml:space="preserve">and </w:delText>
        </w:r>
      </w:del>
      <w:ins w:id="38" w:author="Jian Yang" w:date="2020-01-09T14:30:00Z">
        <w:r w:rsidR="00B85E85">
          <w:t xml:space="preserve">which </w:t>
        </w:r>
      </w:ins>
      <w:r>
        <w:t xml:space="preserve">yielded 501 </w:t>
      </w:r>
      <w:proofErr w:type="gramStart"/>
      <w:r>
        <w:t>independent</w:t>
      </w:r>
      <w:proofErr w:type="gramEnd"/>
      <w:r>
        <w:t xml:space="preserve"> pairwise interactions that surpassed a permutation-derived threshold of </w:t>
      </w:r>
      <m:oMath>
        <m:r>
          <w:rPr>
            <w:rFonts w:ascii="Cambria Math" w:hAnsi="Cambria Math"/>
          </w:rPr>
          <m:t>p&lt;2.31×</m:t>
        </m:r>
        <m:sSup>
          <m:sSupPr>
            <m:ctrlPr>
              <w:ins w:id="39" w:author="Gibran Hemani" w:date="2020-01-14T08:59:00Z">
                <w:rPr>
                  <w:rFonts w:ascii="Cambria Math" w:hAnsi="Cambria Math"/>
                </w:rPr>
              </w:ins>
            </m:ctrlPr>
          </m:sSupPr>
          <m:e>
            <m:r>
              <w:rPr>
                <w:rFonts w:ascii="Cambria Math" w:hAnsi="Cambria Math"/>
              </w:rPr>
              <m:t>10</m:t>
            </m:r>
          </m:e>
          <m:sup>
            <m:r>
              <w:rPr>
                <w:rFonts w:ascii="Cambria Math" w:hAnsi="Cambria Math"/>
              </w:rPr>
              <m:t>-16</m:t>
            </m:r>
          </m:sup>
        </m:sSup>
      </m:oMath>
      <w:r>
        <w:t>.</w:t>
      </w:r>
      <w:r w:rsidR="00E51C13">
        <w:t xml:space="preserve"> Throughout this paper we will refer to these associations as the H2014 interactions. </w:t>
      </w:r>
      <w:r>
        <w:t>The majority of these interactions were long-range ‘cis-trans’ associations, where one interacting variant was close to the gene whose expression level was influenced, and the other interacting variant was on a different chromosome. In two independent datasets, together comprising 2,131 individuals, 30 of these interactions replicated at a Bonferroni multiple testing correction (</w:t>
      </w:r>
      <m:oMath>
        <m:r>
          <w:rPr>
            <w:rFonts w:ascii="Cambria Math" w:hAnsi="Cambria Math"/>
          </w:rPr>
          <m:t>p&lt;0.05/501</m:t>
        </m:r>
      </m:oMath>
      <w:r>
        <w:t>), and 46 replicated at FDR &lt; 0.05.</w:t>
      </w:r>
    </w:p>
    <w:p w14:paraId="693577A4" w14:textId="77777777" w:rsidR="00C5195D" w:rsidRDefault="00EE1D21">
      <w:pPr>
        <w:pStyle w:val="Heading2"/>
      </w:pPr>
      <w:bookmarkStart w:id="40" w:name="X0871c0ac9212822377203a13c8a93d25fd58c38"/>
      <w:r>
        <w:t>A summary of the problems with the original findings</w:t>
      </w:r>
      <w:bookmarkEnd w:id="40"/>
    </w:p>
    <w:p w14:paraId="433BAF9C" w14:textId="1A4960FC" w:rsidR="00C5195D" w:rsidRDefault="00EE1D21">
      <w:pPr>
        <w:pStyle w:val="FirstParagraph"/>
      </w:pPr>
      <w:r>
        <w:t xml:space="preserve">Soon after publication, these findings were further replicated in an independent dataset by Wood </w:t>
      </w:r>
      <w:r w:rsidRPr="00A77B67">
        <w:rPr>
          <w:i/>
        </w:rPr>
        <w:t>et al</w:t>
      </w:r>
      <w:r w:rsidR="00C303BB">
        <w:t>.</w:t>
      </w:r>
      <w:r>
        <w:t xml:space="preserve"> (2014)</w:t>
      </w:r>
      <w:r w:rsidR="00285D58">
        <w:fldChar w:fldCharType="begin" w:fldLock="1"/>
      </w:r>
      <w:r w:rsidR="006D067A">
        <w:instrText>ADDIN CSL_CITATION {"citationItems":[{"id":"ITEM-1","itemData":{"DOI":"10.1038/nature13691","ISSN":"14764687","abstract":"Epistasis occurs when the effect of a genetic variant on a trait is dependent on genotypes of other variants elsewhere in the genome. Hemani et al. recently reported the detection and replication of many instances of epistasis between pairs of variants influencing gene expression levels in humans. Using whole-genome sequencing data from 450 individuals we strongly replicated many of the reported interactions but, in each case, a single third variant captured by our sequencing data could explain all of the apparent epistasis. Our results provide an alternative explanation for the apparent epistasis observed for gene expression in humans. There is a Reply to this Brief Communication Arising by Hemani, G. et al. Nature 514, http://dx.doi.org/10.1038/nature13692 (2014).","author":[{"dropping-particle":"","family":"Wood","given":"Andrew R.","non-dropping-particle":"","parse-names":false,"suffix":""},{"dropping-particle":"","family":"Tuke","given":"Marcus A.","non-dropping-particle":"","parse-names":false,"suffix":""},{"dropping-particle":"","family":"Nalls","given":"Mike A.","non-dropping-particle":"","parse-names":false,"suffix":""},{"dropping-particle":"","family":"Hernandez","given":"Dena G.","non-dropping-particle":"","parse-names":false,"suffix":""},{"dropping-particle":"","family":"Bandinelli","given":"Stefania","non-dropping-particle":"","parse-names":false,"suffix":""},{"dropping-particle":"","family":"Singleton","given":"Andrew B.","non-dropping-particle":"","parse-names":false,"suffix":""},{"dropping-particle":"","family":"Melzer","given":"David","non-dropping-particle":"","parse-names":false,"suffix":""},{"dropping-particle":"","family":"Ferrucci","given":"Luigi","non-dropping-particle":"","parse-names":false,"suffix":""},{"dropping-particle":"","family":"Frayling","given":"Timothy M.","non-dropping-particle":"","parse-names":false,"suffix":""},{"dropping-particle":"","family":"Weedon","given":"Michael N.","non-dropping-particle":"","parse-names":false,"suffix":""}],"container-title":"Nature","id":"ITEM-1","issue":"7520","issued":{"date-parts":[["2014","10","1"]]},"page":"E3-E5","publisher":"Nature Publishing Group","title":"Another explanation for apparent epistasis","type":"article-journal","volume":"514"},"uris":["http://www.mendeley.com/documents/?uuid=c8616a80-6c0e-35fa-8e61-90083cfd8de5"]}],"mendeley":{"formattedCitation":"&lt;sup&gt;11&lt;/sup&gt;","plainTextFormattedCitation":"11","previouslyFormattedCitation":"&lt;sup&gt;11&lt;/sup&gt;"},"properties":{"noteIndex":0},"schema":"https://github.com/citation-style-language/schema/raw/master/csl-citation.json"}</w:instrText>
      </w:r>
      <w:r w:rsidR="00285D58">
        <w:fldChar w:fldCharType="separate"/>
      </w:r>
      <w:r w:rsidR="003B7E04" w:rsidRPr="003B7E04">
        <w:rPr>
          <w:noProof/>
          <w:vertAlign w:val="superscript"/>
        </w:rPr>
        <w:t>11</w:t>
      </w:r>
      <w:r w:rsidR="00285D58">
        <w:fldChar w:fldCharType="end"/>
      </w:r>
      <w:r>
        <w:t xml:space="preserve">. However, with the availability of sequence level genetic data, </w:t>
      </w:r>
      <w:del w:id="41" w:author="Jian Yang" w:date="2020-01-09T14:31:00Z">
        <w:r w:rsidDel="00B85E85">
          <w:delText xml:space="preserve">they </w:delText>
        </w:r>
      </w:del>
      <w:ins w:id="42" w:author="Jian Yang" w:date="2020-01-09T14:31:00Z">
        <w:r w:rsidR="00B85E85">
          <w:t xml:space="preserve">Wood </w:t>
        </w:r>
        <w:r w:rsidR="00B85E85" w:rsidRPr="00B85E85">
          <w:rPr>
            <w:i/>
            <w:rPrChange w:id="43" w:author="Jian Yang" w:date="2020-01-09T14:31:00Z">
              <w:rPr/>
            </w:rPrChange>
          </w:rPr>
          <w:t>et al</w:t>
        </w:r>
        <w:r w:rsidR="00B85E85">
          <w:t xml:space="preserve">. </w:t>
        </w:r>
      </w:ins>
      <w:r>
        <w:t xml:space="preserve">were able to fine-map the additive effects for each gene expression level where the H2014 </w:t>
      </w:r>
      <w:r w:rsidR="00E51C13">
        <w:t>signals</w:t>
      </w:r>
      <w:r>
        <w:t xml:space="preserve"> were discovered. </w:t>
      </w:r>
      <w:r w:rsidR="00C303BB">
        <w:t>Typically,</w:t>
      </w:r>
      <w:r>
        <w:t xml:space="preserve"> the fine-mapped additive effects were distinct from the </w:t>
      </w:r>
      <w:r w:rsidRPr="00A77B67">
        <w:rPr>
          <w:i/>
        </w:rPr>
        <w:t>cis</w:t>
      </w:r>
      <w:r>
        <w:t>-acting interacting variant. Upon including the fine-mapped additive effects as covariates in the interaction models they found that most of the interaction effects substantially attenuated. Following this finding, we found a similar attenuation of effects in the original data by using fine-mapped imputed additive effects as covariates</w:t>
      </w:r>
      <w:r w:rsidR="00285D58">
        <w:fldChar w:fldCharType="begin" w:fldLock="1"/>
      </w:r>
      <w:r w:rsidR="006D067A">
        <w:instrText>ADDIN CSL_CITATION {"citationItems":[{"id":"ITEM-1","itemData":{"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others","given":"","non-dropping-particle":"","parse-names":false,"suffix":""}],"container-title":"Nature","id":"ITEM-1","issue":"7520","issued":{"date-parts":[["2014"]]},"page":"E5","publisher":"NIH Public Access","title":"Another Explanation for Apparent Epistasis","type":"article-journal","volume":"514"},"uris":["http://www.mendeley.com/documents/?uuid=cc477bba-96b2-4423-819c-649a994c0e68"]}],"mendeley":{"formattedCitation":"&lt;sup&gt;12&lt;/sup&gt;","plainTextFormattedCitation":"12","previouslyFormattedCitation":"&lt;sup&gt;12&lt;/sup&gt;"},"properties":{"noteIndex":0},"schema":"https://github.com/citation-style-language/schema/raw/master/csl-citation.json"}</w:instrText>
      </w:r>
      <w:r w:rsidR="00285D58">
        <w:fldChar w:fldCharType="separate"/>
      </w:r>
      <w:r w:rsidR="003B7E04" w:rsidRPr="003B7E04">
        <w:rPr>
          <w:noProof/>
          <w:vertAlign w:val="superscript"/>
        </w:rPr>
        <w:t>12</w:t>
      </w:r>
      <w:r w:rsidR="00285D58">
        <w:fldChar w:fldCharType="end"/>
      </w:r>
      <w:r>
        <w:t xml:space="preserve">. In light of this exchange, it </w:t>
      </w:r>
      <w:r w:rsidR="00E51C13">
        <w:t xml:space="preserve">became </w:t>
      </w:r>
      <w:r>
        <w:t xml:space="preserve">clear that the statistical findings in H2014 </w:t>
      </w:r>
      <w:r w:rsidR="00E51C13">
        <w:t xml:space="preserve">were less likely to </w:t>
      </w:r>
      <w:r>
        <w:t>represent biological epistasis</w:t>
      </w:r>
      <w:r w:rsidR="00E51C13">
        <w:t xml:space="preserve"> than originally thought</w:t>
      </w:r>
      <w:r>
        <w:t>. Importantly, it raised the question of why such a fundamental method was giving rise to unreliable results.</w:t>
      </w:r>
    </w:p>
    <w:p w14:paraId="63CCD620" w14:textId="3BE2D6DE" w:rsidR="00C5195D" w:rsidRDefault="00EE1D21">
      <w:pPr>
        <w:pStyle w:val="BodyText"/>
      </w:pPr>
      <w:r>
        <w:t xml:space="preserve">Wood </w:t>
      </w:r>
      <w:r w:rsidRPr="00A77B67">
        <w:rPr>
          <w:i/>
        </w:rPr>
        <w:t>et al</w:t>
      </w:r>
      <w:r w:rsidR="00C303BB">
        <w:t>.</w:t>
      </w:r>
      <w:r>
        <w:t xml:space="preserve"> (2014) interpreted the original discovery interactions as haplotype effects, a well-understood mechanism by which two loci can appear epistatic but be due to a simple additive effect. Here, the observed loci flank a causal variant and are in incomplete linkage disequilibrium with each other and the causal variant. A statistical interaction between the observed loci can capture more of the additive variance of the causal variant than the marginal additive effects of both the observed loci combined. This explanation for the H2014 was unproven but </w:t>
      </w:r>
      <w:r w:rsidR="00C303BB">
        <w:t>plausible</w:t>
      </w:r>
      <w:r>
        <w:t xml:space="preserve"> for the set of </w:t>
      </w:r>
      <w:r w:rsidRPr="00A77B67">
        <w:rPr>
          <w:i/>
        </w:rPr>
        <w:t>cis-cis</w:t>
      </w:r>
      <w:r>
        <w:t xml:space="preserve"> interactions reported, those where the two interacting loci were each close to the gene whose expression </w:t>
      </w:r>
      <w:proofErr w:type="gramStart"/>
      <w:r>
        <w:t>levels</w:t>
      </w:r>
      <w:proofErr w:type="gramEnd"/>
      <w:r>
        <w:t xml:space="preserve"> they were </w:t>
      </w:r>
      <w:del w:id="44" w:author="Jian Yang" w:date="2020-01-09T14:35:00Z">
        <w:r w:rsidDel="00B85E85">
          <w:lastRenderedPageBreak/>
          <w:delText>influencing</w:delText>
        </w:r>
      </w:del>
      <w:ins w:id="45" w:author="Jian Yang" w:date="2020-01-09T14:35:00Z">
        <w:r w:rsidR="00B85E85">
          <w:t>associated with</w:t>
        </w:r>
      </w:ins>
      <w:r>
        <w:t>. Other work has since appeared that investigate the same process</w:t>
      </w:r>
      <w:r w:rsidR="00756E73">
        <w:fldChar w:fldCharType="begin" w:fldLock="1"/>
      </w:r>
      <w:r w:rsidR="006D067A">
        <w:instrText>ADDIN CSL_CITATION {"citationItems":[{"id":"ITEM-1","itemData":{"DOI":"10.1534/g3.119.400101","ISSN":"2160-1836","author":[{"dropping-particle":"","family":"los Campos","given":"Gustavo","non-dropping-particle":"de","parse-names":false,"suffix":""},{"dropping-particle":"","family":"Sorensen","given":"Daniel Alberto","non-dropping-particle":"","parse-names":false,"suffix":""},{"dropping-particle":"","family":"Toro","given":"Miguel Angel","non-dropping-particle":"","parse-names":false,"suffix":""}],"container-title":"G3&amp;amp;#58; Genes|Genomes|Genetics","id":"ITEM-1","issue":"5","issued":{"date-parts":[["2019","5"]]},"page":"1429-1436","title":"Imperfect Linkage Disequilibrium Generates Phantom Epistasis (&amp;amp; Perils of Big Data)","type":"article-journal","volume":"9"},"uris":["http://www.mendeley.com/documents/?uuid=fea4b2e5-8bc0-34a9-a6ec-979739ec0b12"]}],"mendeley":{"formattedCitation":"&lt;sup&gt;13&lt;/sup&gt;","plainTextFormattedCitation":"13","previouslyFormattedCitation":"&lt;sup&gt;13&lt;/sup&gt;"},"properties":{"noteIndex":0},"schema":"https://github.com/citation-style-language/schema/raw/master/csl-citation.json"}</w:instrText>
      </w:r>
      <w:r w:rsidR="00756E73">
        <w:fldChar w:fldCharType="separate"/>
      </w:r>
      <w:r w:rsidR="003B7E04" w:rsidRPr="003B7E04">
        <w:rPr>
          <w:noProof/>
          <w:vertAlign w:val="superscript"/>
        </w:rPr>
        <w:t>13</w:t>
      </w:r>
      <w:r w:rsidR="00756E73">
        <w:fldChar w:fldCharType="end"/>
      </w:r>
      <w:r>
        <w:t xml:space="preserve">. </w:t>
      </w:r>
      <w:r w:rsidR="00C303BB">
        <w:t>However,</w:t>
      </w:r>
      <w:r>
        <w:t xml:space="preserve"> </w:t>
      </w:r>
      <w:r w:rsidR="00422258">
        <w:t xml:space="preserve">this explanation is not possible for </w:t>
      </w:r>
      <w:r w:rsidR="00422258">
        <w:rPr>
          <w:i/>
          <w:iCs/>
        </w:rPr>
        <w:t xml:space="preserve">cis-trans </w:t>
      </w:r>
      <w:r w:rsidR="00422258">
        <w:t xml:space="preserve">interactions, where the two interacting loci are on different chromosomes, and a fine-mapped </w:t>
      </w:r>
      <w:r w:rsidR="00422258" w:rsidRPr="00151EA3">
        <w:rPr>
          <w:i/>
        </w:rPr>
        <w:t>cis</w:t>
      </w:r>
      <w:r w:rsidR="00422258">
        <w:t xml:space="preserve">-additive effect attenuates the interaction effect. This </w:t>
      </w:r>
      <w:ins w:id="46" w:author="Gibran Hemani" w:date="2020-01-14T09:02:00Z">
        <w:r w:rsidR="003C70A6">
          <w:rPr>
            <w:i/>
            <w:iCs/>
          </w:rPr>
          <w:t>cis-</w:t>
        </w:r>
        <w:r w:rsidR="003C70A6" w:rsidRPr="003C70A6">
          <w:rPr>
            <w:i/>
            <w:iCs/>
          </w:rPr>
          <w:t>trans</w:t>
        </w:r>
        <w:r w:rsidR="003C70A6">
          <w:t xml:space="preserve"> </w:t>
        </w:r>
      </w:ins>
      <w:r w:rsidR="00422258" w:rsidRPr="003C70A6">
        <w:t>scenario</w:t>
      </w:r>
      <w:r w:rsidR="00422258">
        <w:t xml:space="preserve"> forms the majority of the H2014 signals</w:t>
      </w:r>
      <w:r>
        <w:t xml:space="preserve">. In this paper we explore the question of how a single unobserved </w:t>
      </w:r>
      <w:r w:rsidRPr="00A77B67">
        <w:rPr>
          <w:i/>
        </w:rPr>
        <w:t>cis</w:t>
      </w:r>
      <w:r>
        <w:t xml:space="preserve">-additive effect can give rise to </w:t>
      </w:r>
      <w:r w:rsidRPr="00A77B67">
        <w:rPr>
          <w:i/>
        </w:rPr>
        <w:t>cis-trans</w:t>
      </w:r>
      <w:r>
        <w:t xml:space="preserve"> statistical associations. We go on to explore how this</w:t>
      </w:r>
      <w:r w:rsidR="00756E73">
        <w:t xml:space="preserve"> process</w:t>
      </w:r>
      <w:r>
        <w:t xml:space="preserve"> influences replication </w:t>
      </w:r>
      <w:proofErr w:type="gramStart"/>
      <w:r>
        <w:t>rates, and</w:t>
      </w:r>
      <w:proofErr w:type="gramEnd"/>
      <w:r>
        <w:t xml:space="preserve"> discuss potential methods for avoiding the problem.</w:t>
      </w:r>
    </w:p>
    <w:p w14:paraId="443F7D64" w14:textId="77777777" w:rsidR="00C5195D" w:rsidRDefault="00EE1D21">
      <w:pPr>
        <w:pStyle w:val="Heading2"/>
      </w:pPr>
      <w:bookmarkStart w:id="47" w:name="inflation-of-test-statistics"/>
      <w:r>
        <w:t>Inflation of test statistics</w:t>
      </w:r>
      <w:bookmarkEnd w:id="47"/>
    </w:p>
    <w:p w14:paraId="52BA3128" w14:textId="6D9E0509" w:rsidR="00C5195D" w:rsidRDefault="00EE1D21">
      <w:pPr>
        <w:pStyle w:val="FirstParagraph"/>
      </w:pPr>
      <w:r>
        <w:t>If the test statistic for the interaction term can be attenuated with the inclusion of a single additive term, this implies that the interaction test statistic is inflated under the null hypothesis of no epistasis. To begin, we test this assumption by estimating the genomic inflation factor for each of the 501 H2014</w:t>
      </w:r>
      <w:r w:rsidR="00422258">
        <w:t xml:space="preserve"> signals</w:t>
      </w:r>
      <w:r>
        <w:t xml:space="preserve">. In each case, we ran a genome-wide analysis where we performed an interaction test of the detected </w:t>
      </w:r>
      <w:r w:rsidRPr="00A77B67">
        <w:rPr>
          <w:i/>
        </w:rPr>
        <w:t>cis</w:t>
      </w:r>
      <w:r>
        <w:t xml:space="preserve">-SNP against every other SNP excluding those on the </w:t>
      </w:r>
      <w:r w:rsidRPr="00A77B67">
        <w:rPr>
          <w:i/>
        </w:rPr>
        <w:t>cis</w:t>
      </w:r>
      <w:r>
        <w:t xml:space="preserve"> chromosome. The genomic inflation factor was then calculated for the interaction test statistics across the set of genome-wide tests. Figure 1 shows that </w:t>
      </w:r>
      <w:del w:id="48" w:author="Gibran Hemani" w:date="2020-01-14T23:40:00Z">
        <w:r w:rsidDel="00F35CF4">
          <w:delText xml:space="preserve">for </w:delText>
        </w:r>
      </w:del>
      <w:ins w:id="49" w:author="Gibran Hemani" w:date="2020-01-14T23:40:00Z">
        <w:r w:rsidR="00F35CF4">
          <w:t xml:space="preserve">some loci have no obvious genomic inflation, while for </w:t>
        </w:r>
      </w:ins>
      <w:r>
        <w:t>many loci the inflation factor is much larger than expected under the null</w:t>
      </w:r>
      <w:ins w:id="50" w:author="Gibran Hemani" w:date="2020-01-14T23:41:00Z">
        <w:r w:rsidR="00F35CF4">
          <w:t>. This is c</w:t>
        </w:r>
      </w:ins>
      <w:del w:id="51" w:author="Gibran Hemani" w:date="2020-01-14T23:41:00Z">
        <w:r w:rsidDel="00F35CF4">
          <w:delText>, c</w:delText>
        </w:r>
      </w:del>
      <w:r>
        <w:t xml:space="preserve">onsistent with the idea that </w:t>
      </w:r>
      <w:ins w:id="52" w:author="Gibran Hemani" w:date="2020-01-14T23:40:00Z">
        <w:r w:rsidR="00F35CF4">
          <w:t xml:space="preserve">for many of the loci </w:t>
        </w:r>
      </w:ins>
      <w:r>
        <w:t>the test statistics are inflated.</w:t>
      </w:r>
    </w:p>
    <w:p w14:paraId="4BFC9E7A" w14:textId="6EFB8C02" w:rsidR="00C5195D" w:rsidRDefault="00EE1D21">
      <w:pPr>
        <w:pStyle w:val="BodyText"/>
      </w:pPr>
      <w:r>
        <w:t>There are other possible explanations that could give rise to high genomic inflation factors, such as an epistatic polygenic component, though this is unlikely given the discovery sample size</w:t>
      </w:r>
      <w:r w:rsidR="00422258">
        <w:fldChar w:fldCharType="begin" w:fldLock="1"/>
      </w:r>
      <w:r w:rsidR="006D067A">
        <w:instrText>ADDIN CSL_CITATION {"citationItems":[{"id":"ITEM-1","itemData":{"DOI":"10.1038/ejhg.2011.39","ISSN":"1476-5438","PMID":"21407268","abstract":"Population structure, including population stratification and cryptic relatedness, can cause spurious associations in genome-wide association studies (GWAS). Usually, the scaled median or mean test statistic for association calculated from multiple single-nucleotide-polymorphisms across the genome is used to assess such effects, and 'genomic control' can be applied subsequently to adjust test statistics at individual loci by a genomic inflation factor. Published GWAS have clearly shown that there are many loci underlying genetic variation for a wide range of complex diseases and traits, implying that a substantial proportion of the genome should show inflation of the test statistic. Here, we show by theory, simulation and analysis of data that in the absence of population structure and other technical artefacts, but in the presence of polygenic inheritance, substantial genomic inflation is expected. Its magnitude depends on sample size, heritability, linkage disequilibrium structure and the number of causal variants. Our predictions are consistent with empirical observations on height in independent samples of ~4000 and ~133,000 individuals.","author":[{"dropping-particle":"","family":"Yang","given":"Jian","non-dropping-particle":"","parse-names":false,"suffix":""},{"dropping-particle":"","family":"Weedon","given":"Michael N","non-dropping-particle":"","parse-names":false,"suffix":""},{"dropping-particle":"","family":"Purcell","given":"Shaun","non-dropping-particle":"","parse-names":false,"suffix":""},{"dropping-particle":"","family":"Lettre","given":"Guillaume","non-dropping-particle":"","parse-names":false,"suffix":""},{"dropping-particle":"","family":"Estrada","given":"Karol","non-dropping-particle":"","parse-names":false,"suffix":""},{"dropping-particle":"","family":"Willer","given":"Cristen J","non-dropping-particle":"","parse-names":false,"suffix":""},{"dropping-particle":"V","family":"Smith","given":"Albert","non-dropping-particle":"","parse-names":false,"suffix":""},{"dropping-particle":"","family":"Ingelsson","given":"Erik","non-dropping-particle":"","parse-names":false,"suffix":""},{"dropping-particle":"","family":"O'Connell","given":"Jeffrey R","non-dropping-particle":"","parse-names":false,"suffix":""},{"dropping-particle":"","family":"Mangino","given":"Massimo","non-dropping-particle":"","parse-names":false,"suffix":""},{"dropping-particle":"","family":"Mägi","given":"Reedik","non-dropping-particle":"","parse-names":false,"suffix":""},{"dropping-particle":"","family":"Madden","given":"Pamela a","non-dropping-particle":"","parse-names":false,"suffix":""},{"dropping-particle":"","family":"Heath","given":"Andrew C","non-dropping-particle":"","parse-names":false,"suffix":""},{"dropping-particle":"","family":"Nyholt","given":"Dale R","non-dropping-particle":"","parse-names":false,"suffix":""},{"dropping-particle":"","family":"Martin","given":"Nicholas G","non-dropping-particle":"","parse-names":false,"suffix":""},{"dropping-particle":"","family":"Montgomery","given":"Grant W","non-dropping-particle":"","parse-names":false,"suffix":""},{"dropping-particle":"","family":"Frayling","given":"Timothy M","non-dropping-particle":"","parse-names":false,"suffix":""},{"dropping-particle":"","family":"Hirschhorn","given":"Joel N","non-dropping-particle":"","parse-names":false,"suffix":""},{"dropping-particle":"","family":"McCarthy","given":"Mark I","non-dropping-particle":"","parse-names":false,"suffix":""},{"dropping-particle":"","family":"Goddard","given":"Michael E","non-dropping-particle":"","parse-names":false,"suffix":""},{"dropping-particle":"","family":"Visscher","given":"Peter M","non-dropping-particle":"","parse-names":false,"suffix":""}],"container-title":"European journal of human genetics","id":"ITEM-1","issue":"7","issued":{"date-parts":[["2011","7"]]},"page":"807-12","title":"Genomic inflation factors under polygenic inheritance.","type":"article-journal","volume":"19"},"uris":["http://www.mendeley.com/documents/?uuid=1d5bde39-e27d-401f-b397-c7341b2995b5"]}],"mendeley":{"formattedCitation":"&lt;sup&gt;14&lt;/sup&gt;","plainTextFormattedCitation":"14","previouslyFormattedCitation":"&lt;sup&gt;14&lt;/sup&gt;"},"properties":{"noteIndex":0},"schema":"https://github.com/citation-style-language/schema/raw/master/csl-citation.json"}</w:instrText>
      </w:r>
      <w:r w:rsidR="00422258">
        <w:fldChar w:fldCharType="separate"/>
      </w:r>
      <w:r w:rsidR="003B7E04" w:rsidRPr="003B7E04">
        <w:rPr>
          <w:noProof/>
          <w:vertAlign w:val="superscript"/>
        </w:rPr>
        <w:t>14</w:t>
      </w:r>
      <w:r w:rsidR="00422258">
        <w:fldChar w:fldCharType="end"/>
      </w:r>
      <w:r>
        <w:t xml:space="preserve">. We also observe that many loci that had discovered </w:t>
      </w:r>
      <w:ins w:id="53" w:author="Jian Yang" w:date="2020-01-09T14:38:00Z">
        <w:r w:rsidR="007D3D8C">
          <w:t xml:space="preserve">epistatic </w:t>
        </w:r>
      </w:ins>
      <w:r>
        <w:t>associations have low genomic inflation factors, which raises the question of whether this metric is a reliable indicator of false positives.</w:t>
      </w:r>
    </w:p>
    <w:p w14:paraId="35588B15" w14:textId="08E11233" w:rsidR="00C5195D" w:rsidRDefault="00EE1D21">
      <w:pPr>
        <w:pStyle w:val="Heading2"/>
      </w:pPr>
      <w:bookmarkStart w:id="54" w:name="Xf616ff8e51503d02ebe487538875d52a0634668"/>
      <w:r>
        <w:t>Relationship between cis-trans genotype pairs and the cis-causal variant</w:t>
      </w:r>
      <w:bookmarkEnd w:id="54"/>
    </w:p>
    <w:p w14:paraId="20DC7986" w14:textId="0CE03943" w:rsidR="00C5195D" w:rsidRDefault="00EE1D21">
      <w:pPr>
        <w:pStyle w:val="FirstParagraph"/>
      </w:pPr>
      <w:r>
        <w:t xml:space="preserve">One way in which the addition of a covariate (the fine-mapped causal variant) can lead to attenuated of the </w:t>
      </w:r>
      <w:r w:rsidRPr="00A77B67">
        <w:rPr>
          <w:i/>
        </w:rPr>
        <w:t>cis-trans</w:t>
      </w:r>
      <w:r>
        <w:t xml:space="preserve"> interaction is that the fine-mapped causal variant and the interaction term are correlated. To examine </w:t>
      </w:r>
      <w:r w:rsidR="00F50111">
        <w:t>this,</w:t>
      </w:r>
      <w:r>
        <w:t xml:space="preserve"> we begin by considering three loci, where locus 1 has an additive causal effect on the trait (the </w:t>
      </w:r>
      <w:r w:rsidRPr="00A77B67">
        <w:rPr>
          <w:i/>
        </w:rPr>
        <w:t>cis</w:t>
      </w:r>
      <w:r>
        <w:t xml:space="preserve">-additive effect), locus 2 is in linkage disequilibrium with locus 1 (the </w:t>
      </w:r>
      <w:r w:rsidRPr="00A77B67">
        <w:rPr>
          <w:i/>
        </w:rPr>
        <w:t>cis</w:t>
      </w:r>
      <w:r>
        <w:t xml:space="preserve">-interacting locus) and locus 3 is uncorrelated with either 1 or 2 (the </w:t>
      </w:r>
      <w:r w:rsidRPr="00A77B67">
        <w:rPr>
          <w:i/>
        </w:rPr>
        <w:t>trans</w:t>
      </w:r>
      <w:r>
        <w:t xml:space="preserve">-interacting locus). Let </w:t>
      </w:r>
      <w:commentRangeStart w:id="55"/>
      <m:oMath>
        <m:sSub>
          <m:sSubPr>
            <m:ctrlPr>
              <w:ins w:id="56"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i</m:t>
            </m:r>
          </m:sub>
        </m:sSub>
        <w:commentRangeEnd w:id="55"/>
        <m:r>
          <m:rPr>
            <m:sty m:val="p"/>
          </m:rPr>
          <w:rPr>
            <w:rStyle w:val="CommentReference"/>
          </w:rPr>
          <w:commentReference w:id="55"/>
        </m:r>
      </m:oMath>
      <w:r>
        <w:t xml:space="preserve"> represent the vector of genotype values for each of the three loci (</w:t>
      </w:r>
      <m:oMath>
        <m:r>
          <w:rPr>
            <w:rFonts w:ascii="Cambria Math" w:hAnsi="Cambria Math"/>
          </w:rPr>
          <m:t>i∈1,2,3</m:t>
        </m:r>
      </m:oMath>
      <w:r>
        <w:t xml:space="preserve">). Using a haploid model for simplicity, such that all values of </w:t>
      </w:r>
      <m:oMath>
        <m:sSub>
          <m:sSubPr>
            <m:ctrlPr>
              <w:ins w:id="57" w:author="Gibran Hemani" w:date="2020-01-14T08:59:00Z">
                <w:rPr>
                  <w:rFonts w:ascii="Cambria Math" w:hAnsi="Cambria Math"/>
                </w:rPr>
              </w:ins>
            </m:ctrlPr>
          </m:sSubPr>
          <m:e>
            <m:r>
              <m:rPr>
                <m:sty m:val="bi"/>
              </m:rPr>
              <w:rPr>
                <w:rFonts w:ascii="Cambria Math" w:hAnsi="Cambria Math"/>
              </w:rPr>
              <m:t>y</m:t>
            </m:r>
          </m:e>
          <m:sub>
            <m:r>
              <w:rPr>
                <w:rFonts w:ascii="Cambria Math" w:hAnsi="Cambria Math"/>
              </w:rPr>
              <m:t>i</m:t>
            </m:r>
          </m:sub>
        </m:sSub>
        <m:r>
          <w:rPr>
            <w:rFonts w:ascii="Cambria Math" w:hAnsi="Cambria Math"/>
          </w:rPr>
          <m:t>∈0,1</m:t>
        </m:r>
      </m:oMath>
      <w:r>
        <w:t xml:space="preserve">, our objective is to evaluate if the expected covariance between </w:t>
      </w:r>
      <m:oMath>
        <m:sSub>
          <m:sSubPr>
            <m:ctrlPr>
              <w:ins w:id="58" w:author="Gibran Hemani" w:date="2020-01-14T08:59:00Z">
                <w:rPr>
                  <w:rFonts w:ascii="Cambria Math" w:hAnsi="Cambria Math"/>
                </w:rPr>
              </w:ins>
            </m:ctrlPr>
          </m:sSubPr>
          <m:e>
            <m:r>
              <m:rPr>
                <m:sty m:val="bi"/>
              </m:rPr>
              <w:rPr>
                <w:rFonts w:ascii="Cambria Math" w:hAnsi="Cambria Math"/>
              </w:rPr>
              <m:t>y</m:t>
            </m:r>
          </m:e>
          <m:sub>
            <m:r>
              <w:rPr>
                <w:rFonts w:ascii="Cambria Math" w:hAnsi="Cambria Math"/>
              </w:rPr>
              <m:t>1</m:t>
            </m:r>
          </m:sub>
        </m:sSub>
      </m:oMath>
      <w:r>
        <w:t xml:space="preserve"> and the interaction term </w:t>
      </w:r>
      <m:oMath>
        <m:sSub>
          <m:sSubPr>
            <m:ctrlPr>
              <w:ins w:id="59"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2</m:t>
            </m:r>
          </m:sub>
        </m:sSub>
        <m:sSub>
          <m:sSubPr>
            <m:ctrlPr>
              <w:ins w:id="60"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3</m:t>
            </m:r>
          </m:sub>
        </m:sSub>
      </m:oMath>
      <w:r>
        <w:t xml:space="preserve"> is greater than 0, where</w:t>
      </w:r>
    </w:p>
    <w:p w14:paraId="452EDBCD" w14:textId="09C56411" w:rsidR="00C5195D" w:rsidRDefault="00EE1D21">
      <w:pPr>
        <w:pStyle w:val="BodyText"/>
      </w:pPr>
      <m:oMathPara>
        <m:oMathParaPr>
          <m:jc m:val="center"/>
        </m:oMathParaPr>
        <m:oMath>
          <m:r>
            <w:rPr>
              <w:rFonts w:ascii="Cambria Math" w:hAnsi="Cambria Math"/>
            </w:rPr>
            <m:t>cov(</m:t>
          </m:r>
          <m:sSub>
            <m:sSubPr>
              <m:ctrlPr>
                <w:ins w:id="61" w:author="Gibran Hemani" w:date="2020-01-14T08:59:00Z">
                  <w:rPr>
                    <w:rFonts w:ascii="Cambria Math" w:hAnsi="Cambria Math"/>
                  </w:rPr>
                </w:ins>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ins w:id="62"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2</m:t>
              </m:r>
            </m:sub>
          </m:sSub>
          <m:sSub>
            <m:sSubPr>
              <m:ctrlPr>
                <w:ins w:id="63"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3</m:t>
              </m:r>
            </m:sub>
          </m:sSub>
          <m:r>
            <w:rPr>
              <w:rFonts w:ascii="Cambria Math" w:hAnsi="Cambria Math"/>
            </w:rPr>
            <m:t>)=E(</m:t>
          </m:r>
          <m:sSub>
            <m:sSubPr>
              <m:ctrlPr>
                <w:ins w:id="64"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1</m:t>
              </m:r>
            </m:sub>
          </m:sSub>
          <m:sSub>
            <m:sSubPr>
              <m:ctrlPr>
                <w:ins w:id="65"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2</m:t>
              </m:r>
            </m:sub>
          </m:sSub>
          <m:sSub>
            <m:sSubPr>
              <m:ctrlPr>
                <w:ins w:id="66"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3</m:t>
              </m:r>
            </m:sub>
          </m:sSub>
          <m:r>
            <w:rPr>
              <w:rFonts w:ascii="Cambria Math" w:hAnsi="Cambria Math"/>
            </w:rPr>
            <m:t>)-E(</m:t>
          </m:r>
          <m:sSub>
            <m:sSubPr>
              <m:ctrlPr>
                <w:ins w:id="67"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1</m:t>
              </m:r>
            </m:sub>
          </m:sSub>
          <m:r>
            <w:rPr>
              <w:rFonts w:ascii="Cambria Math" w:hAnsi="Cambria Math"/>
            </w:rPr>
            <m:t>)E(</m:t>
          </m:r>
          <m:sSub>
            <m:sSubPr>
              <m:ctrlPr>
                <w:ins w:id="68"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2</m:t>
              </m:r>
            </m:sub>
          </m:sSub>
          <m:sSub>
            <m:sSubPr>
              <m:ctrlPr>
                <w:ins w:id="69"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3</m:t>
              </m:r>
            </m:sub>
          </m:sSub>
          <m:r>
            <w:rPr>
              <w:rFonts w:ascii="Cambria Math" w:hAnsi="Cambria Math"/>
            </w:rPr>
            <m:t>)</m:t>
          </m:r>
        </m:oMath>
      </m:oMathPara>
    </w:p>
    <w:p w14:paraId="31B3244F" w14:textId="77777777" w:rsidR="00C5195D" w:rsidRDefault="00EE1D21">
      <w:pPr>
        <w:pStyle w:val="FirstParagraph"/>
      </w:pPr>
      <w:r>
        <w:t>Based on haplotype frequencies we can obtain</w:t>
      </w:r>
    </w:p>
    <w:p w14:paraId="4084C690" w14:textId="4AA773DC" w:rsidR="00C5195D" w:rsidRDefault="00EE1D21">
      <w:pPr>
        <w:pStyle w:val="BodyText"/>
      </w:pPr>
      <m:oMathPara>
        <m:oMathParaPr>
          <m:jc m:val="center"/>
        </m:oMathParaPr>
        <m:oMath>
          <m:r>
            <w:rPr>
              <w:rFonts w:ascii="Cambria Math" w:hAnsi="Cambria Math"/>
            </w:rPr>
            <m:t>E(</m:t>
          </m:r>
          <m:sSub>
            <m:sSubPr>
              <m:ctrlPr>
                <w:ins w:id="70"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1</m:t>
              </m:r>
            </m:sub>
          </m:sSub>
          <m:sSub>
            <m:sSubPr>
              <m:ctrlPr>
                <w:ins w:id="71"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2</m:t>
              </m:r>
            </m:sub>
          </m:sSub>
          <m:r>
            <w:rPr>
              <w:rFonts w:ascii="Cambria Math" w:hAnsi="Cambria Math"/>
            </w:rPr>
            <m:t>)=</m:t>
          </m:r>
          <m:sSub>
            <m:sSubPr>
              <m:ctrlPr>
                <w:ins w:id="72" w:author="Gibran Hemani" w:date="2020-01-14T08:59:00Z">
                  <w:rPr>
                    <w:rFonts w:ascii="Cambria Math" w:hAnsi="Cambria Math"/>
                  </w:rPr>
                </w:ins>
              </m:ctrlPr>
            </m:sSubPr>
            <m:e>
              <m:r>
                <w:rPr>
                  <w:rFonts w:ascii="Cambria Math" w:hAnsi="Cambria Math"/>
                </w:rPr>
                <m:t>p</m:t>
              </m:r>
            </m:e>
            <m:sub>
              <m:r>
                <w:rPr>
                  <w:rFonts w:ascii="Cambria Math" w:hAnsi="Cambria Math"/>
                </w:rPr>
                <m:t>11</m:t>
              </m:r>
            </m:sub>
          </m:sSub>
          <m:r>
            <w:rPr>
              <w:rFonts w:ascii="Cambria Math" w:hAnsi="Cambria Math"/>
            </w:rPr>
            <m:t>=</m:t>
          </m:r>
          <m:sSub>
            <m:sSubPr>
              <m:ctrlPr>
                <w:ins w:id="73"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sSub>
            <m:sSubPr>
              <m:ctrlPr>
                <w:ins w:id="74"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+D</m:t>
          </m:r>
        </m:oMath>
      </m:oMathPara>
    </w:p>
    <w:p w14:paraId="40C25050" w14:textId="77777777" w:rsidR="00C5195D" w:rsidRDefault="00EE1D21">
      <w:pPr>
        <w:pStyle w:val="FirstParagraph"/>
      </w:pPr>
      <w:r>
        <w:t>Therefore</w:t>
      </w:r>
    </w:p>
    <w:p w14:paraId="798FEA45" w14:textId="3198ACD8" w:rsidR="00C5195D" w:rsidRDefault="00127B72">
      <w:pPr>
        <w:pStyle w:val="BodyText"/>
      </w:pPr>
      <m:oMathPara>
        <m:oMathParaPr>
          <m:jc m:val="center"/>
        </m:oMathParaPr>
        <m:oMath>
          <m:m>
            <m:mPr>
              <m:plcHide m:val="1"/>
              <m:mcs>
                <m:mc>
                  <m:mcPr>
                    <m:count m:val="1"/>
                    <m:mcJc m:val="right"/>
                  </m:mcPr>
                </m:mc>
                <m:mc>
                  <m:mcPr>
                    <m:count m:val="1"/>
                    <m:mcJc m:val="left"/>
                  </m:mcPr>
                </m:mc>
              </m:mcs>
              <m:ctrlPr>
                <w:ins w:id="75" w:author="Gibran Hemani" w:date="2020-01-14T08:59:00Z">
                  <w:rPr>
                    <w:rFonts w:ascii="Cambria Math" w:hAnsi="Cambria Math"/>
                  </w:rPr>
                </w:ins>
              </m:ctrlPr>
            </m:mPr>
            <m:mr>
              <m:e>
                <m:r>
                  <w:rPr>
                    <w:rFonts w:ascii="Cambria Math" w:hAnsi="Cambria Math"/>
                  </w:rPr>
                  <m:t>cov(</m:t>
                </m:r>
                <m:sSub>
                  <m:sSubPr>
                    <m:ctrlPr>
                      <w:ins w:id="76"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ins w:id="77"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2</m:t>
                    </m:r>
                  </m:sub>
                </m:sSub>
                <m:sSub>
                  <m:sSubPr>
                    <m:ctrlPr>
                      <w:ins w:id="78"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3</m:t>
                    </m:r>
                  </m:sub>
                </m:sSub>
                <m:r>
                  <w:rPr>
                    <w:rFonts w:ascii="Cambria Math" w:hAnsi="Cambria Math"/>
                  </w:rPr>
                  <m:t>)</m:t>
                </m:r>
              </m:e>
              <m:e>
                <m:r>
                  <w:rPr>
                    <w:rFonts w:ascii="Cambria Math" w:hAnsi="Cambria Math"/>
                  </w:rPr>
                  <m:t>=</m:t>
                </m:r>
                <m:sSub>
                  <m:sSubPr>
                    <m:ctrlPr>
                      <w:ins w:id="79"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m:t>
                </m:r>
                <m:sSub>
                  <m:sSubPr>
                    <m:ctrlPr>
                      <w:ins w:id="80"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sSub>
                  <m:sSubPr>
                    <m:ctrlPr>
                      <w:ins w:id="81"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+D)-</m:t>
                </m:r>
                <m:sSub>
                  <m:sSubPr>
                    <m:ctrlPr>
                      <w:ins w:id="82"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sSub>
                  <m:sSubPr>
                    <m:ctrlPr>
                      <w:ins w:id="83"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sSub>
                  <m:sSubPr>
                    <m:ctrlPr>
                      <w:ins w:id="84"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e>
            </m:mr>
            <m:mr>
              <m:e/>
              <m:e>
                <m:r>
                  <w:rPr>
                    <w:rFonts w:ascii="Cambria Math" w:hAnsi="Cambria Math"/>
                  </w:rPr>
                  <m:t>=</m:t>
                </m:r>
                <m:sSub>
                  <m:sSubPr>
                    <m:ctrlPr>
                      <w:ins w:id="85"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sSub>
                  <m:sSubPr>
                    <m:ctrlPr>
                      <w:ins w:id="86"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sSub>
                  <m:sSubPr>
                    <m:ctrlPr>
                      <w:ins w:id="87"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sSub>
                  <m:sSubPr>
                    <m:ctrlPr>
                      <w:ins w:id="88"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D-</m:t>
                </m:r>
                <m:sSub>
                  <m:sSubPr>
                    <m:ctrlPr>
                      <w:ins w:id="89"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sSub>
                  <m:sSubPr>
                    <m:ctrlPr>
                      <w:ins w:id="90"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sSub>
                  <m:sSubPr>
                    <m:ctrlPr>
                      <w:ins w:id="91"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e>
            </m:mr>
            <m:mr>
              <m:e/>
              <m:e>
                <m:r>
                  <w:rPr>
                    <w:rFonts w:ascii="Cambria Math" w:hAnsi="Cambria Math"/>
                  </w:rPr>
                  <m:t>=</m:t>
                </m:r>
                <m:sSub>
                  <m:sSubPr>
                    <m:ctrlPr>
                      <w:ins w:id="92"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m:t>
                </m:r>
                <m:sSub>
                  <m:sSubPr>
                    <m:ctrlPr>
                      <w:ins w:id="93"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sSub>
                  <m:sSubPr>
                    <m:ctrlPr>
                      <w:ins w:id="94"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+D-</m:t>
                </m:r>
                <m:sSub>
                  <m:sSubPr>
                    <m:ctrlPr>
                      <w:ins w:id="95"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sSub>
                  <m:sSubPr>
                    <m:ctrlPr>
                      <w:ins w:id="96"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e>
            </m:mr>
            <m:mr>
              <m:e/>
              <m:e>
                <m:r>
                  <w:rPr>
                    <w:rFonts w:ascii="Cambria Math" w:hAnsi="Cambria Math"/>
                  </w:rPr>
                  <m:t>=</m:t>
                </m:r>
                <m:sSub>
                  <m:sSubPr>
                    <m:ctrlPr>
                      <w:ins w:id="97"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D</m:t>
                </m:r>
              </m:e>
            </m:mr>
          </m:m>
        </m:oMath>
      </m:oMathPara>
    </w:p>
    <w:p w14:paraId="211B57C6" w14:textId="77777777" w:rsidR="00C5195D" w:rsidRDefault="00EE1D21">
      <w:pPr>
        <w:pStyle w:val="FirstParagraph"/>
      </w:pPr>
      <w:r>
        <w:t xml:space="preserve">This explains how a </w:t>
      </w:r>
      <w:r w:rsidRPr="00A77B67">
        <w:rPr>
          <w:i/>
        </w:rPr>
        <w:t>cis-trans</w:t>
      </w:r>
      <w:r>
        <w:t xml:space="preserve"> interaction term could be accounted for by including the fine-mapped variant in the model.</w:t>
      </w:r>
    </w:p>
    <w:p w14:paraId="31030067" w14:textId="1547882A" w:rsidR="00C5195D" w:rsidRDefault="00EE1D21">
      <w:pPr>
        <w:pStyle w:val="BodyText"/>
      </w:pPr>
      <w:r>
        <w:t>We next explore what gives rise to a high false discovery rate during the search for interactions, including when the genomic inflation factor is as expected under the null hypothesis of no interaction.</w:t>
      </w:r>
    </w:p>
    <w:p w14:paraId="5B332F1B" w14:textId="77777777" w:rsidR="00C5195D" w:rsidRDefault="00EE1D21">
      <w:pPr>
        <w:pStyle w:val="Heading2"/>
      </w:pPr>
      <w:bookmarkStart w:id="98" w:name="Xfe6c94417fe146ad51af01ab06f6bee8d792006"/>
      <w:r>
        <w:t>Test statistic inflation under a simplified haploid model</w:t>
      </w:r>
      <w:bookmarkEnd w:id="98"/>
    </w:p>
    <w:p w14:paraId="55A307C8" w14:textId="047EC549" w:rsidR="00C5195D" w:rsidRDefault="00EE1D21">
      <w:pPr>
        <w:pStyle w:val="FirstParagraph"/>
      </w:pPr>
      <w:r>
        <w:t xml:space="preserve">We have empirically observed high genomic inflation factors for </w:t>
      </w:r>
      <w:r w:rsidR="00766274">
        <w:t xml:space="preserve">some of </w:t>
      </w:r>
      <w:r>
        <w:t xml:space="preserve">the </w:t>
      </w:r>
      <w:r w:rsidR="00766274">
        <w:t xml:space="preserve">originally </w:t>
      </w:r>
      <w:r>
        <w:t>discovered loci</w:t>
      </w:r>
      <w:r w:rsidR="00766274">
        <w:t xml:space="preserve"> (Figure 1)</w:t>
      </w:r>
      <w:r>
        <w:t>. Consistent with this would be the mean test statistic under the null hypothesis of no interaction being higher than expected. But to explain discovered interaction terms where the genomic inflation factor is low, we would need to observe higher variance of the test statistic than expected by chance. Here we use a simplified model to estimate the mean and variance of the test statistic under the null hypothesis of no interaction.</w:t>
      </w:r>
    </w:p>
    <w:p w14:paraId="6A6E6FDA" w14:textId="2C1998A4" w:rsidR="00C5195D" w:rsidRDefault="00EE1D21">
      <w:pPr>
        <w:pStyle w:val="BodyText"/>
      </w:pPr>
      <w:r>
        <w:t xml:space="preserve">Assume that the phenotype is explained entirely by </w:t>
      </w:r>
      <m:oMath>
        <m:sSub>
          <m:sSubPr>
            <m:ctrlPr>
              <w:ins w:id="99" w:author="Gibran Hemani" w:date="2020-01-14T08:59:00Z">
                <w:rPr>
                  <w:rFonts w:ascii="Cambria Math" w:hAnsi="Cambria Math"/>
                </w:rPr>
              </w:ins>
            </m:ctrlPr>
          </m:sSubPr>
          <m:e>
            <m:r>
              <m:rPr>
                <m:sty m:val="bi"/>
              </m:rPr>
              <w:rPr>
                <w:rFonts w:ascii="Cambria Math" w:hAnsi="Cambria Math"/>
              </w:rPr>
              <m:t>y</m:t>
            </m:r>
          </m:e>
          <m:sub>
            <m:r>
              <w:rPr>
                <w:rFonts w:ascii="Cambria Math" w:hAnsi="Cambria Math"/>
              </w:rPr>
              <m:t>1</m:t>
            </m:r>
          </m:sub>
        </m:sSub>
      </m:oMath>
      <w:r>
        <w:t xml:space="preserve">, which represents the fine-mapped additive </w:t>
      </w:r>
      <w:r w:rsidRPr="00A77B67">
        <w:rPr>
          <w:i/>
        </w:rPr>
        <w:t>cis</w:t>
      </w:r>
      <w:r>
        <w:t xml:space="preserve">-effect. In this case, what is the distribution of test statistics when testing for interaction between a tagging locus, </w:t>
      </w:r>
      <m:oMath>
        <m:sSub>
          <m:sSubPr>
            <m:ctrlPr>
              <w:ins w:id="100" w:author="Gibran Hemani" w:date="2020-01-14T08:59:00Z">
                <w:rPr>
                  <w:rFonts w:ascii="Cambria Math" w:hAnsi="Cambria Math"/>
                </w:rPr>
              </w:ins>
            </m:ctrlPr>
          </m:sSubPr>
          <m:e>
            <m:r>
              <m:rPr>
                <m:sty m:val="bi"/>
              </m:rPr>
              <w:rPr>
                <w:rFonts w:ascii="Cambria Math" w:hAnsi="Cambria Math"/>
              </w:rPr>
              <m:t>y</m:t>
            </m:r>
          </m:e>
          <m:sub>
            <m:r>
              <w:rPr>
                <w:rFonts w:ascii="Cambria Math" w:hAnsi="Cambria Math"/>
              </w:rPr>
              <m:t>2</m:t>
            </m:r>
          </m:sub>
        </m:sSub>
      </m:oMath>
      <w:r>
        <w:t xml:space="preserve"> and another unlinked locus, </w:t>
      </w:r>
      <m:oMath>
        <m:sSub>
          <m:sSubPr>
            <m:ctrlPr>
              <w:ins w:id="101" w:author="Gibran Hemani" w:date="2020-01-14T08:59:00Z">
                <w:rPr>
                  <w:rFonts w:ascii="Cambria Math" w:hAnsi="Cambria Math"/>
                </w:rPr>
              </w:ins>
            </m:ctrlPr>
          </m:sSubPr>
          <m:e>
            <m:r>
              <m:rPr>
                <m:sty m:val="bi"/>
              </m:rPr>
              <w:rPr>
                <w:rFonts w:ascii="Cambria Math" w:hAnsi="Cambria Math"/>
              </w:rPr>
              <m:t>y</m:t>
            </m:r>
          </m:e>
          <m:sub>
            <m:r>
              <w:rPr>
                <w:rFonts w:ascii="Cambria Math" w:hAnsi="Cambria Math"/>
              </w:rPr>
              <m:t>3</m:t>
            </m:r>
          </m:sub>
        </m:sSub>
      </m:oMath>
      <w:r>
        <w:t xml:space="preserve">? Here the interaction test amounts to an </w:t>
      </w:r>
      <w:r w:rsidRPr="00A77B67">
        <w:rPr>
          <w:i/>
        </w:rPr>
        <w:t>ANOVA</w:t>
      </w:r>
      <w:r>
        <w:t xml:space="preserve"> between the models </w:t>
      </w:r>
      <m:oMath>
        <m:r>
          <w:rPr>
            <w:rFonts w:ascii="Cambria Math" w:hAnsi="Cambria Math"/>
          </w:rPr>
          <m:t>a</m:t>
        </m:r>
      </m:oMath>
      <w:r>
        <w:t xml:space="preserve"> and </w:t>
      </w:r>
      <m:oMath>
        <m:r>
          <w:rPr>
            <w:rFonts w:ascii="Cambria Math" w:hAnsi="Cambria Math"/>
          </w:rPr>
          <m:t>b</m:t>
        </m:r>
      </m:oMath>
      <w:r>
        <w:t>:</w:t>
      </w:r>
    </w:p>
    <w:p w14:paraId="29C5E320" w14:textId="77777777" w:rsidR="00C5195D" w:rsidRDefault="00127B72">
      <w:pPr>
        <w:pStyle w:val="BodyText"/>
      </w:pPr>
      <m:oMathPara>
        <m:oMathParaPr>
          <m:jc m:val="center"/>
        </m:oMathParaPr>
        <m:oMath>
          <m:m>
            <m:mPr>
              <m:plcHide m:val="1"/>
              <m:mcs>
                <m:mc>
                  <m:mcPr>
                    <m:count m:val="1"/>
                    <m:mcJc m:val="right"/>
                  </m:mcPr>
                </m:mc>
                <m:mc>
                  <m:mcPr>
                    <m:count m:val="1"/>
                    <m:mcJc m:val="left"/>
                  </m:mcPr>
                </m:mc>
              </m:mcs>
              <m:ctrlPr>
                <w:ins w:id="102" w:author="Gibran Hemani" w:date="2020-01-14T08:59:00Z">
                  <w:rPr>
                    <w:rFonts w:ascii="Cambria Math" w:hAnsi="Cambria Math"/>
                  </w:rPr>
                </w:ins>
              </m:ctrlPr>
            </m:mPr>
            <m:mr>
              <m:e>
                <m:sSub>
                  <m:sSubPr>
                    <m:ctrlPr>
                      <w:ins w:id="103" w:author="Gibran Hemani" w:date="2020-01-14T08:59:00Z">
                        <w:rPr>
                          <w:rFonts w:ascii="Cambria Math" w:hAnsi="Cambria Math"/>
                        </w:rPr>
                      </w:ins>
                    </m:ctrlPr>
                  </m:sSubPr>
                  <m:e>
                    <m:r>
                      <w:rPr>
                        <w:rFonts w:ascii="Cambria Math" w:hAnsi="Cambria Math"/>
                      </w:rPr>
                      <m:t>y</m:t>
                    </m:r>
                  </m:e>
                  <m:sub>
                    <m:r>
                      <w:rPr>
                        <w:rFonts w:ascii="Cambria Math" w:hAnsi="Cambria Math"/>
                      </w:rPr>
                      <m:t>1</m:t>
                    </m:r>
                  </m:sub>
                </m:sSub>
              </m:e>
              <m:e>
                <m:r>
                  <w:rPr>
                    <w:rFonts w:ascii="Cambria Math" w:hAnsi="Cambria Math"/>
                  </w:rPr>
                  <m:t>∼</m:t>
                </m:r>
                <m:sSub>
                  <m:sSubPr>
                    <m:ctrlPr>
                      <w:ins w:id="104" w:author="Gibran Hemani" w:date="2020-01-14T08:59: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m:t>
                </m:r>
                <m:sSub>
                  <m:sSubPr>
                    <m:ctrlPr>
                      <w:ins w:id="105" w:author="Gibran Hemani" w:date="2020-01-14T08:59:00Z">
                        <w:rPr>
                          <w:rFonts w:ascii="Cambria Math" w:hAnsi="Cambria Math"/>
                        </w:rPr>
                      </w:ins>
                    </m:ctrlPr>
                  </m:sSubPr>
                  <m:e>
                    <m:r>
                      <w:rPr>
                        <w:rFonts w:ascii="Cambria Math" w:hAnsi="Cambria Math"/>
                      </w:rPr>
                      <m:t>y</m:t>
                    </m:r>
                  </m:e>
                  <m:sub>
                    <m:r>
                      <w:rPr>
                        <w:rFonts w:ascii="Cambria Math" w:hAnsi="Cambria Math"/>
                      </w:rPr>
                      <m:t>3</m:t>
                    </m:r>
                  </m:sub>
                </m:sSub>
                <m:r>
                  <w:rPr>
                    <w:rFonts w:ascii="Cambria Math" w:hAnsi="Cambria Math"/>
                  </w:rPr>
                  <m:t>+</m:t>
                </m:r>
                <m:sSub>
                  <m:sSubPr>
                    <m:ctrlPr>
                      <w:ins w:id="106" w:author="Gibran Hemani" w:date="2020-01-14T08:59:00Z">
                        <w:rPr>
                          <w:rFonts w:ascii="Cambria Math" w:hAnsi="Cambria Math"/>
                        </w:rPr>
                      </w:ins>
                    </m:ctrlPr>
                  </m:sSubPr>
                  <m:e>
                    <m:r>
                      <w:rPr>
                        <w:rFonts w:ascii="Cambria Math" w:hAnsi="Cambria Math"/>
                      </w:rPr>
                      <m:t>e</m:t>
                    </m:r>
                  </m:e>
                  <m:sub>
                    <m:r>
                      <w:rPr>
                        <w:rFonts w:ascii="Cambria Math" w:hAnsi="Cambria Math"/>
                      </w:rPr>
                      <m:t>a</m:t>
                    </m:r>
                  </m:sub>
                </m:sSub>
              </m:e>
            </m:mr>
            <m:mr>
              <m:e>
                <m:sSub>
                  <m:sSubPr>
                    <m:ctrlPr>
                      <w:ins w:id="107" w:author="Gibran Hemani" w:date="2020-01-14T08:59:00Z">
                        <w:rPr>
                          <w:rFonts w:ascii="Cambria Math" w:hAnsi="Cambria Math"/>
                        </w:rPr>
                      </w:ins>
                    </m:ctrlPr>
                  </m:sSubPr>
                  <m:e>
                    <m:r>
                      <w:rPr>
                        <w:rFonts w:ascii="Cambria Math" w:hAnsi="Cambria Math"/>
                      </w:rPr>
                      <m:t>y</m:t>
                    </m:r>
                  </m:e>
                  <m:sub>
                    <m:r>
                      <w:rPr>
                        <w:rFonts w:ascii="Cambria Math" w:hAnsi="Cambria Math"/>
                      </w:rPr>
                      <m:t>1</m:t>
                    </m:r>
                  </m:sub>
                </m:sSub>
              </m:e>
              <m:e>
                <m:r>
                  <w:rPr>
                    <w:rFonts w:ascii="Cambria Math" w:hAnsi="Cambria Math"/>
                  </w:rPr>
                  <m:t>∼</m:t>
                </m:r>
                <m:sSub>
                  <m:sSubPr>
                    <m:ctrlPr>
                      <w:ins w:id="108" w:author="Gibran Hemani" w:date="2020-01-14T08:59: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m:t>
                </m:r>
                <m:sSub>
                  <m:sSubPr>
                    <m:ctrlPr>
                      <w:ins w:id="109" w:author="Gibran Hemani" w:date="2020-01-14T08:59:00Z">
                        <w:rPr>
                          <w:rFonts w:ascii="Cambria Math" w:hAnsi="Cambria Math"/>
                        </w:rPr>
                      </w:ins>
                    </m:ctrlPr>
                  </m:sSubPr>
                  <m:e>
                    <m:r>
                      <w:rPr>
                        <w:rFonts w:ascii="Cambria Math" w:hAnsi="Cambria Math"/>
                      </w:rPr>
                      <m:t>y</m:t>
                    </m:r>
                  </m:e>
                  <m:sub>
                    <m:r>
                      <w:rPr>
                        <w:rFonts w:ascii="Cambria Math" w:hAnsi="Cambria Math"/>
                      </w:rPr>
                      <m:t>3</m:t>
                    </m:r>
                  </m:sub>
                </m:sSub>
                <m:r>
                  <w:rPr>
                    <w:rFonts w:ascii="Cambria Math" w:hAnsi="Cambria Math"/>
                  </w:rPr>
                  <m:t>+</m:t>
                </m:r>
                <m:sSub>
                  <m:sSubPr>
                    <m:ctrlPr>
                      <w:ins w:id="110" w:author="Gibran Hemani" w:date="2020-01-14T08:59:00Z">
                        <w:rPr>
                          <w:rFonts w:ascii="Cambria Math" w:hAnsi="Cambria Math"/>
                        </w:rPr>
                      </w:ins>
                    </m:ctrlPr>
                  </m:sSubPr>
                  <m:e>
                    <m:r>
                      <w:rPr>
                        <w:rFonts w:ascii="Cambria Math" w:hAnsi="Cambria Math"/>
                      </w:rPr>
                      <m:t>y</m:t>
                    </m:r>
                  </m:e>
                  <m:sub>
                    <m:r>
                      <w:rPr>
                        <w:rFonts w:ascii="Cambria Math" w:hAnsi="Cambria Math"/>
                      </w:rPr>
                      <m:t>2</m:t>
                    </m:r>
                  </m:sub>
                </m:sSub>
                <m:sSub>
                  <m:sSubPr>
                    <m:ctrlPr>
                      <w:ins w:id="111" w:author="Gibran Hemani" w:date="2020-01-14T08:59:00Z">
                        <w:rPr>
                          <w:rFonts w:ascii="Cambria Math" w:hAnsi="Cambria Math"/>
                        </w:rPr>
                      </w:ins>
                    </m:ctrlPr>
                  </m:sSubPr>
                  <m:e>
                    <m:r>
                      <w:rPr>
                        <w:rFonts w:ascii="Cambria Math" w:hAnsi="Cambria Math"/>
                      </w:rPr>
                      <m:t>y</m:t>
                    </m:r>
                  </m:e>
                  <m:sub>
                    <m:r>
                      <w:rPr>
                        <w:rFonts w:ascii="Cambria Math" w:hAnsi="Cambria Math"/>
                      </w:rPr>
                      <m:t>3</m:t>
                    </m:r>
                  </m:sub>
                </m:sSub>
                <m:r>
                  <w:rPr>
                    <w:rFonts w:ascii="Cambria Math" w:hAnsi="Cambria Math"/>
                  </w:rPr>
                  <m:t>+</m:t>
                </m:r>
                <m:sSub>
                  <m:sSubPr>
                    <m:ctrlPr>
                      <w:ins w:id="112" w:author="Gibran Hemani" w:date="2020-01-14T08:59:00Z">
                        <w:rPr>
                          <w:rFonts w:ascii="Cambria Math" w:hAnsi="Cambria Math"/>
                        </w:rPr>
                      </w:ins>
                    </m:ctrlPr>
                  </m:sSubPr>
                  <m:e>
                    <m:r>
                      <w:rPr>
                        <w:rFonts w:ascii="Cambria Math" w:hAnsi="Cambria Math"/>
                      </w:rPr>
                      <m:t>e</m:t>
                    </m:r>
                  </m:e>
                  <m:sub>
                    <m:r>
                      <w:rPr>
                        <w:rFonts w:ascii="Cambria Math" w:hAnsi="Cambria Math"/>
                      </w:rPr>
                      <m:t>b</m:t>
                    </m:r>
                  </m:sub>
                </m:sSub>
              </m:e>
            </m:mr>
          </m:m>
        </m:oMath>
      </m:oMathPara>
    </w:p>
    <w:p w14:paraId="27A70FCE" w14:textId="743F5F8A" w:rsidR="00C5195D" w:rsidRDefault="00EE1D21">
      <w:pPr>
        <w:pStyle w:val="FirstParagraph"/>
      </w:pPr>
      <w:r>
        <w:t xml:space="preserve">In the haploid example and a single additive </w:t>
      </w:r>
      <w:r w:rsidR="00766274">
        <w:t xml:space="preserve">by </w:t>
      </w:r>
      <w:r>
        <w:t>additive interaction term, the interaction test statistic is</w:t>
      </w:r>
    </w:p>
    <w:p w14:paraId="4F1608C2" w14:textId="77777777" w:rsidR="00C5195D" w:rsidRDefault="00127B72">
      <w:pPr>
        <w:pStyle w:val="BodyText"/>
      </w:pPr>
      <m:oMathPara>
        <m:oMathParaPr>
          <m:jc m:val="center"/>
        </m:oMathParaPr>
        <m:oMath>
          <m:sSub>
            <m:sSubPr>
              <m:ctrlPr>
                <w:ins w:id="113" w:author="Gibran Hemani" w:date="2020-01-14T08:59:00Z">
                  <w:rPr>
                    <w:rFonts w:ascii="Cambria Math" w:hAnsi="Cambria Math"/>
                  </w:rPr>
                </w:ins>
              </m:ctrlPr>
            </m:sSubPr>
            <m:e>
              <m:r>
                <w:rPr>
                  <w:rFonts w:ascii="Cambria Math" w:hAnsi="Cambria Math"/>
                </w:rPr>
                <m:t>F</m:t>
              </m:r>
            </m:e>
            <m:sub>
              <m:r>
                <w:rPr>
                  <w:rFonts w:ascii="Cambria Math" w:hAnsi="Cambria Math"/>
                </w:rPr>
                <m:t>ab</m:t>
              </m:r>
            </m:sub>
          </m:sSub>
          <m:r>
            <w:rPr>
              <w:rFonts w:ascii="Cambria Math" w:hAnsi="Cambria Math"/>
            </w:rPr>
            <m:t>=</m:t>
          </m:r>
          <m:f>
            <m:fPr>
              <m:ctrlPr>
                <w:ins w:id="114" w:author="Gibran Hemani" w:date="2020-01-14T08:59:00Z">
                  <w:rPr>
                    <w:rFonts w:ascii="Cambria Math" w:hAnsi="Cambria Math"/>
                  </w:rPr>
                </w:ins>
              </m:ctrlPr>
            </m:fPr>
            <m:num>
              <m:r>
                <w:rPr>
                  <w:rFonts w:ascii="Cambria Math" w:hAnsi="Cambria Math"/>
                </w:rPr>
                <m:t>(SS</m:t>
              </m:r>
              <m:sSub>
                <m:sSubPr>
                  <m:ctrlPr>
                    <w:ins w:id="115" w:author="Gibran Hemani" w:date="2020-01-14T08:59:00Z">
                      <w:rPr>
                        <w:rFonts w:ascii="Cambria Math" w:hAnsi="Cambria Math"/>
                      </w:rPr>
                    </w:ins>
                  </m:ctrlPr>
                </m:sSubPr>
                <m:e>
                  <m:r>
                    <w:rPr>
                      <w:rFonts w:ascii="Cambria Math" w:hAnsi="Cambria Math"/>
                    </w:rPr>
                    <m:t>E</m:t>
                  </m:r>
                </m:e>
                <m:sub>
                  <m:r>
                    <w:rPr>
                      <w:rFonts w:ascii="Cambria Math" w:hAnsi="Cambria Math"/>
                    </w:rPr>
                    <m:t>a</m:t>
                  </m:r>
                </m:sub>
              </m:sSub>
              <m:r>
                <w:rPr>
                  <w:rFonts w:ascii="Cambria Math" w:hAnsi="Cambria Math"/>
                </w:rPr>
                <m:t>-SS</m:t>
              </m:r>
              <m:sSub>
                <m:sSubPr>
                  <m:ctrlPr>
                    <w:ins w:id="116" w:author="Gibran Hemani" w:date="2020-01-14T08:59:00Z">
                      <w:rPr>
                        <w:rFonts w:ascii="Cambria Math" w:hAnsi="Cambria Math"/>
                      </w:rPr>
                    </w:ins>
                  </m:ctrlPr>
                </m:sSubPr>
                <m:e>
                  <m:r>
                    <w:rPr>
                      <w:rFonts w:ascii="Cambria Math" w:hAnsi="Cambria Math"/>
                    </w:rPr>
                    <m:t>E</m:t>
                  </m:r>
                </m:e>
                <m:sub>
                  <m:r>
                    <w:rPr>
                      <w:rFonts w:ascii="Cambria Math" w:hAnsi="Cambria Math"/>
                    </w:rPr>
                    <m:t>b</m:t>
                  </m:r>
                </m:sub>
              </m:sSub>
              <m:r>
                <w:rPr>
                  <w:rFonts w:ascii="Cambria Math" w:hAnsi="Cambria Math"/>
                </w:rPr>
                <m:t>)/1</m:t>
              </m:r>
            </m:num>
            <m:den>
              <m:r>
                <w:rPr>
                  <w:rFonts w:ascii="Cambria Math" w:hAnsi="Cambria Math"/>
                </w:rPr>
                <m:t>SS</m:t>
              </m:r>
              <m:sSub>
                <m:sSubPr>
                  <m:ctrlPr>
                    <w:ins w:id="117" w:author="Gibran Hemani" w:date="2020-01-14T08:59:00Z">
                      <w:rPr>
                        <w:rFonts w:ascii="Cambria Math" w:hAnsi="Cambria Math"/>
                      </w:rPr>
                    </w:ins>
                  </m:ctrlPr>
                </m:sSubPr>
                <m:e>
                  <m:r>
                    <w:rPr>
                      <w:rFonts w:ascii="Cambria Math" w:hAnsi="Cambria Math"/>
                    </w:rPr>
                    <m:t>E</m:t>
                  </m:r>
                </m:e>
                <m:sub>
                  <m:r>
                    <w:rPr>
                      <w:rFonts w:ascii="Cambria Math" w:hAnsi="Cambria Math"/>
                    </w:rPr>
                    <m:t>b</m:t>
                  </m:r>
                </m:sub>
              </m:sSub>
              <m:r>
                <w:rPr>
                  <w:rFonts w:ascii="Cambria Math" w:hAnsi="Cambria Math"/>
                </w:rPr>
                <m:t>/(n-4)</m:t>
              </m:r>
            </m:den>
          </m:f>
        </m:oMath>
      </m:oMathPara>
    </w:p>
    <w:p w14:paraId="1B5AD9CA" w14:textId="22DB3978" w:rsidR="00C5195D" w:rsidRDefault="00EE1D21">
      <w:pPr>
        <w:pStyle w:val="FirstParagraph"/>
      </w:pPr>
      <w:r>
        <w:t xml:space="preserve">Under the null hypothesis, and </w:t>
      </w:r>
      <m:oMath>
        <m:sSub>
          <m:sSubPr>
            <m:ctrlPr>
              <w:ins w:id="118" w:author="Gibran Hemani" w:date="2020-01-14T08:59:00Z">
                <w:rPr>
                  <w:rFonts w:ascii="Cambria Math" w:hAnsi="Cambria Math"/>
                </w:rPr>
              </w:ins>
            </m:ctrlPr>
          </m:sSubPr>
          <m:e>
            <m:r>
              <w:rPr>
                <w:rFonts w:ascii="Cambria Math" w:hAnsi="Cambria Math"/>
              </w:rPr>
              <m:t>e</m:t>
            </m:r>
          </m:e>
          <m:sub>
            <m:r>
              <w:rPr>
                <w:rFonts w:ascii="Cambria Math" w:hAnsi="Cambria Math"/>
              </w:rPr>
              <m:t>a</m:t>
            </m:r>
          </m:sub>
        </m:sSub>
      </m:oMath>
      <w:r>
        <w:t xml:space="preserve"> and </w:t>
      </w:r>
      <m:oMath>
        <m:sSub>
          <m:sSubPr>
            <m:ctrlPr>
              <w:ins w:id="119" w:author="Gibran Hemani" w:date="2020-01-14T08:59:00Z">
                <w:rPr>
                  <w:rFonts w:ascii="Cambria Math" w:hAnsi="Cambria Math"/>
                </w:rPr>
              </w:ins>
            </m:ctrlPr>
          </m:sSubPr>
          <m:e>
            <m:r>
              <w:rPr>
                <w:rFonts w:ascii="Cambria Math" w:hAnsi="Cambria Math"/>
              </w:rPr>
              <m:t>e</m:t>
            </m:r>
          </m:e>
          <m:sub>
            <m:r>
              <w:rPr>
                <w:rFonts w:ascii="Cambria Math" w:hAnsi="Cambria Math"/>
              </w:rPr>
              <m:t>b</m:t>
            </m:r>
          </m:sub>
        </m:sSub>
      </m:oMath>
      <w:r>
        <w:t xml:space="preserve"> being normally distributed, </w:t>
      </w:r>
      <m:oMath>
        <m:sSub>
          <m:sSubPr>
            <m:ctrlPr>
              <w:ins w:id="120" w:author="Gibran Hemani" w:date="2020-01-14T08:59:00Z">
                <w:rPr>
                  <w:rFonts w:ascii="Cambria Math" w:hAnsi="Cambria Math"/>
                </w:rPr>
              </w:ins>
            </m:ctrlPr>
          </m:sSubPr>
          <m:e>
            <m:r>
              <w:rPr>
                <w:rFonts w:ascii="Cambria Math" w:hAnsi="Cambria Math"/>
              </w:rPr>
              <m:t>F</m:t>
            </m:r>
          </m:e>
          <m:sub>
            <m:r>
              <w:rPr>
                <w:rFonts w:ascii="Cambria Math" w:hAnsi="Cambria Math"/>
              </w:rPr>
              <m:t>ab</m:t>
            </m:r>
          </m:sub>
        </m:sSub>
      </m:oMath>
      <w:r>
        <w:t xml:space="preserve"> follows a central </w:t>
      </w:r>
      <w:r w:rsidRPr="00A77B67">
        <w:rPr>
          <w:i/>
        </w:rPr>
        <w:t>F</w:t>
      </w:r>
      <w:r>
        <w:t xml:space="preserve">-distribution with </w:t>
      </w:r>
      <m:oMath>
        <m:r>
          <w:rPr>
            <w:rFonts w:ascii="Cambria Math" w:hAnsi="Cambria Math"/>
          </w:rPr>
          <m:t>1</m:t>
        </m:r>
      </m:oMath>
      <w:r>
        <w:t xml:space="preserve"> and </w:t>
      </w:r>
      <m:oMath>
        <m:r>
          <w:rPr>
            <w:rFonts w:ascii="Cambria Math" w:hAnsi="Cambria Math"/>
          </w:rPr>
          <m:t>n-4</m:t>
        </m:r>
      </m:oMath>
      <w:r>
        <w:t xml:space="preserve"> degrees of freedom. We conducted basic simulations of this model, where we set </w:t>
      </w:r>
      <m:oMath>
        <m:sSub>
          <m:sSubPr>
            <m:ctrlPr>
              <w:ins w:id="121"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m:t>
        </m:r>
        <m:sSub>
          <m:sSubPr>
            <m:ctrlPr>
              <w:ins w:id="122"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=0.1</m:t>
        </m:r>
      </m:oMath>
      <w:r>
        <w:t xml:space="preserve">, </w:t>
      </w:r>
      <m:oMath>
        <m:sSub>
          <m:sSubPr>
            <m:ctrlPr>
              <w:ins w:id="123"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=0.5</m:t>
        </m:r>
      </m:oMath>
      <w:r>
        <w:t xml:space="preserve">, and the LD was either </w:t>
      </w:r>
      <m:oMath>
        <m:sSub>
          <m:sSubPr>
            <m:ctrlPr>
              <w:ins w:id="124" w:author="Gibran Hemani" w:date="2020-01-14T08:59:00Z">
                <w:rPr>
                  <w:rFonts w:ascii="Cambria Math" w:hAnsi="Cambria Math"/>
                </w:rPr>
              </w:ins>
            </m:ctrlPr>
          </m:sSubPr>
          <m:e>
            <m:r>
              <w:rPr>
                <w:rFonts w:ascii="Cambria Math" w:hAnsi="Cambria Math"/>
              </w:rPr>
              <m:t>r</m:t>
            </m:r>
          </m:e>
          <m:sub>
            <m:r>
              <w:rPr>
                <w:rFonts w:ascii="Cambria Math" w:hAnsi="Cambria Math"/>
              </w:rPr>
              <m:t>12</m:t>
            </m:r>
          </m:sub>
        </m:sSub>
        <m:r>
          <w:rPr>
            <w:rFonts w:ascii="Cambria Math" w:hAnsi="Cambria Math"/>
          </w:rPr>
          <m:t>=0.5</m:t>
        </m:r>
      </m:oMath>
      <w:r>
        <w:t xml:space="preserve"> or 0 to generate the values of </w:t>
      </w:r>
      <m:oMath>
        <m:sSub>
          <m:sSubPr>
            <m:ctrlPr>
              <w:ins w:id="125"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1</m:t>
            </m:r>
          </m:sub>
        </m:sSub>
      </m:oMath>
      <w:r>
        <w:t xml:space="preserve">, </w:t>
      </w:r>
      <m:oMath>
        <m:sSub>
          <m:sSubPr>
            <m:ctrlPr>
              <w:ins w:id="126"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2</m:t>
            </m:r>
          </m:sub>
        </m:sSub>
      </m:oMath>
      <w:r>
        <w:t xml:space="preserve"> and </w:t>
      </w:r>
      <m:oMath>
        <m:sSub>
          <m:sSubPr>
            <m:ctrlPr>
              <w:ins w:id="127"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3</m:t>
            </m:r>
          </m:sub>
        </m:sSub>
      </m:oMath>
      <w:r>
        <w:t xml:space="preserve">. We then tested for interaction to obtain </w:t>
      </w:r>
      <m:oMath>
        <m:sSub>
          <m:sSubPr>
            <m:ctrlPr>
              <w:ins w:id="128" w:author="Gibran Hemani" w:date="2020-01-14T08:59:00Z">
                <w:rPr>
                  <w:rFonts w:ascii="Cambria Math" w:hAnsi="Cambria Math"/>
                </w:rPr>
              </w:ins>
            </m:ctrlPr>
          </m:sSubPr>
          <m:e>
            <m:r>
              <w:rPr>
                <w:rFonts w:ascii="Cambria Math" w:hAnsi="Cambria Math"/>
              </w:rPr>
              <m:t>F</m:t>
            </m:r>
          </m:e>
          <m:sub>
            <m:r>
              <w:rPr>
                <w:rFonts w:ascii="Cambria Math" w:hAnsi="Cambria Math"/>
              </w:rPr>
              <m:t>ab</m:t>
            </m:r>
          </m:sub>
        </m:sSub>
      </m:oMath>
      <w:r>
        <w:t>, and repeated the process 10</w:t>
      </w:r>
      <w:r w:rsidR="00766274">
        <w:t>,</w:t>
      </w:r>
      <w:r>
        <w:t xml:space="preserve">000 times to obtain a distribution of </w:t>
      </w:r>
      <m:oMath>
        <m:sSub>
          <m:sSubPr>
            <m:ctrlPr>
              <w:ins w:id="129" w:author="Gibran Hemani" w:date="2020-01-14T08:59:00Z">
                <w:rPr>
                  <w:rFonts w:ascii="Cambria Math" w:hAnsi="Cambria Math"/>
                </w:rPr>
              </w:ins>
            </m:ctrlPr>
          </m:sSubPr>
          <m:e>
            <m:r>
              <w:rPr>
                <w:rFonts w:ascii="Cambria Math" w:hAnsi="Cambria Math"/>
              </w:rPr>
              <m:t>F</m:t>
            </m:r>
          </m:e>
          <m:sub>
            <m:r>
              <w:rPr>
                <w:rFonts w:ascii="Cambria Math" w:hAnsi="Cambria Math"/>
              </w:rPr>
              <m:t>ab</m:t>
            </m:r>
          </m:sub>
        </m:sSub>
      </m:oMath>
      <w:r>
        <w:t xml:space="preserve"> when there is LD between </w:t>
      </w:r>
      <m:oMath>
        <m:sSub>
          <m:sSubPr>
            <m:ctrlPr>
              <w:ins w:id="130" w:author="Gibran Hemani" w:date="2020-01-14T08:59:00Z">
                <w:rPr>
                  <w:rFonts w:ascii="Cambria Math" w:hAnsi="Cambria Math"/>
                </w:rPr>
              </w:ins>
            </m:ctrlPr>
          </m:sSubPr>
          <m:e>
            <m:r>
              <m:rPr>
                <m:sty m:val="bi"/>
              </m:rPr>
              <w:rPr>
                <w:rFonts w:ascii="Cambria Math" w:hAnsi="Cambria Math"/>
              </w:rPr>
              <m:t>y</m:t>
            </m:r>
          </m:e>
          <m:sub>
            <m:r>
              <w:rPr>
                <w:rFonts w:ascii="Cambria Math" w:hAnsi="Cambria Math"/>
              </w:rPr>
              <m:t>1</m:t>
            </m:r>
          </m:sub>
        </m:sSub>
      </m:oMath>
      <w:r>
        <w:t xml:space="preserve"> and </w:t>
      </w:r>
      <m:oMath>
        <m:sSub>
          <m:sSubPr>
            <m:ctrlPr>
              <w:ins w:id="131" w:author="Gibran Hemani" w:date="2020-01-14T08:59:00Z">
                <w:rPr>
                  <w:rFonts w:ascii="Cambria Math" w:hAnsi="Cambria Math"/>
                </w:rPr>
              </w:ins>
            </m:ctrlPr>
          </m:sSubPr>
          <m:e>
            <m:r>
              <m:rPr>
                <m:sty m:val="bi"/>
              </m:rPr>
              <w:rPr>
                <w:rFonts w:ascii="Cambria Math" w:hAnsi="Cambria Math"/>
              </w:rPr>
              <m:t>y</m:t>
            </m:r>
          </m:e>
          <m:sub>
            <m:r>
              <w:rPr>
                <w:rFonts w:ascii="Cambria Math" w:hAnsi="Cambria Math"/>
              </w:rPr>
              <m:t>2</m:t>
            </m:r>
          </m:sub>
        </m:sSub>
      </m:oMath>
      <w:r>
        <w:t xml:space="preserve">, and when they are uncorrelated. When uncorrelated the mean and variance of </w:t>
      </w:r>
      <m:oMath>
        <m:sSub>
          <m:sSubPr>
            <m:ctrlPr>
              <w:ins w:id="132" w:author="Gibran Hemani" w:date="2020-01-14T08:59:00Z">
                <w:rPr>
                  <w:rFonts w:ascii="Cambria Math" w:hAnsi="Cambria Math"/>
                </w:rPr>
              </w:ins>
            </m:ctrlPr>
          </m:sSubPr>
          <m:e>
            <m:r>
              <w:rPr>
                <w:rFonts w:ascii="Cambria Math" w:hAnsi="Cambria Math"/>
              </w:rPr>
              <m:t>F</m:t>
            </m:r>
          </m:e>
          <m:sub>
            <m:r>
              <w:rPr>
                <w:rFonts w:ascii="Cambria Math" w:hAnsi="Cambria Math"/>
              </w:rPr>
              <m:t>ab</m:t>
            </m:r>
          </m:sub>
        </m:sSub>
      </m:oMath>
      <w:r>
        <w:t xml:space="preserve"> are approximately 1 and 2, following expectation. </w:t>
      </w:r>
      <w:r w:rsidR="00766274">
        <w:t>However,</w:t>
      </w:r>
      <w:r>
        <w:t xml:space="preserve"> when </w:t>
      </w:r>
      <m:oMath>
        <m:sSub>
          <m:sSubPr>
            <m:ctrlPr>
              <w:ins w:id="133" w:author="Gibran Hemani" w:date="2020-01-14T08:59:00Z">
                <w:rPr>
                  <w:rFonts w:ascii="Cambria Math" w:hAnsi="Cambria Math"/>
                </w:rPr>
              </w:ins>
            </m:ctrlPr>
          </m:sSubPr>
          <m:e>
            <m:r>
              <m:rPr>
                <m:sty m:val="bi"/>
              </m:rPr>
              <w:rPr>
                <w:rFonts w:ascii="Cambria Math" w:hAnsi="Cambria Math"/>
              </w:rPr>
              <m:t>y</m:t>
            </m:r>
          </m:e>
          <m:sub>
            <m:r>
              <w:rPr>
                <w:rFonts w:ascii="Cambria Math" w:hAnsi="Cambria Math"/>
              </w:rPr>
              <m:t>1</m:t>
            </m:r>
          </m:sub>
        </m:sSub>
      </m:oMath>
      <w:r>
        <w:t xml:space="preserve"> and </w:t>
      </w:r>
      <m:oMath>
        <m:sSub>
          <m:sSubPr>
            <m:ctrlPr>
              <w:ins w:id="134" w:author="Gibran Hemani" w:date="2020-01-14T08:59:00Z">
                <w:rPr>
                  <w:rFonts w:ascii="Cambria Math" w:hAnsi="Cambria Math"/>
                  <w:b/>
                  <w:bCs/>
                </w:rPr>
              </w:ins>
            </m:ctrlPr>
          </m:sSubPr>
          <m:e>
            <m:r>
              <m:rPr>
                <m:sty m:val="bi"/>
              </m:rPr>
              <w:rPr>
                <w:rFonts w:ascii="Cambria Math" w:hAnsi="Cambria Math"/>
              </w:rPr>
              <m:t>y</m:t>
            </m:r>
          </m:e>
          <m:sub>
            <m:r>
              <m:rPr>
                <m:sty m:val="bi"/>
              </m:rPr>
              <w:rPr>
                <w:rFonts w:ascii="Cambria Math" w:hAnsi="Cambria Math"/>
              </w:rPr>
              <m:t>2</m:t>
            </m:r>
          </m:sub>
        </m:sSub>
      </m:oMath>
      <w:r>
        <w:t xml:space="preserve"> are correlated the mean and variance of </w:t>
      </w:r>
      <m:oMath>
        <m:sSub>
          <m:sSubPr>
            <m:ctrlPr>
              <w:ins w:id="135" w:author="Gibran Hemani" w:date="2020-01-14T08:59:00Z">
                <w:rPr>
                  <w:rFonts w:ascii="Cambria Math" w:hAnsi="Cambria Math"/>
                </w:rPr>
              </w:ins>
            </m:ctrlPr>
          </m:sSubPr>
          <m:e>
            <m:r>
              <w:rPr>
                <w:rFonts w:ascii="Cambria Math" w:hAnsi="Cambria Math"/>
              </w:rPr>
              <m:t>F</m:t>
            </m:r>
          </m:e>
          <m:sub>
            <m:r>
              <w:rPr>
                <w:rFonts w:ascii="Cambria Math" w:hAnsi="Cambria Math"/>
              </w:rPr>
              <m:t>ab</m:t>
            </m:r>
          </m:sub>
        </m:sSub>
      </m:oMath>
      <w:r>
        <w:t xml:space="preserve"> are approximately 3.4 and 23.</w:t>
      </w:r>
    </w:p>
    <w:p w14:paraId="0761CFA9" w14:textId="77777777" w:rsidR="00C5195D" w:rsidRDefault="00EE1D21">
      <w:pPr>
        <w:pStyle w:val="Heading3"/>
      </w:pPr>
      <w:bookmarkStart w:id="136" w:name="theory"/>
      <w:r>
        <w:t>Theory</w:t>
      </w:r>
      <w:bookmarkEnd w:id="136"/>
    </w:p>
    <w:p w14:paraId="4E683F7D" w14:textId="77777777" w:rsidR="00C5195D" w:rsidRDefault="00EE1D21">
      <w:pPr>
        <w:pStyle w:val="FirstParagraph"/>
      </w:pPr>
      <w:r>
        <w:t xml:space="preserve">The reason behind this inflation is that the error variance of the interaction test becomes a mixture of a binomial and normal distribution, which violates the assumptions of the linear </w:t>
      </w:r>
      <w:r>
        <w:lastRenderedPageBreak/>
        <w:t xml:space="preserve">model (LM). Here we continue with the simplified haploid example to illustrate this process. Let the genotypic value of </w:t>
      </w:r>
      <m:oMath>
        <m:sSub>
          <m:sSubPr>
            <m:ctrlPr>
              <w:ins w:id="137" w:author="Gibran Hemani" w:date="2020-01-14T08:59:00Z">
                <w:rPr>
                  <w:rFonts w:ascii="Cambria Math" w:hAnsi="Cambria Math"/>
                </w:rPr>
              </w:ins>
            </m:ctrlPr>
          </m:sSubPr>
          <m:e>
            <m:r>
              <w:rPr>
                <w:rFonts w:ascii="Cambria Math" w:hAnsi="Cambria Math"/>
              </w:rPr>
              <m:t>y</m:t>
            </m:r>
          </m:e>
          <m:sub>
            <m:r>
              <w:rPr>
                <w:rFonts w:ascii="Cambria Math" w:hAnsi="Cambria Math"/>
              </w:rPr>
              <m:t>1.ij</m:t>
            </m:r>
          </m:sub>
        </m:sSub>
        <m:r>
          <w:rPr>
            <w:rFonts w:ascii="Cambria Math" w:hAnsi="Cambria Math"/>
          </w:rPr>
          <m:t>=(</m:t>
        </m:r>
        <m:sSub>
          <m:sSubPr>
            <m:ctrlPr>
              <w:ins w:id="138" w:author="Gibran Hemani" w:date="2020-01-14T08:59:00Z">
                <w:rPr>
                  <w:rFonts w:ascii="Cambria Math" w:hAnsi="Cambria Math"/>
                </w:rPr>
              </w:ins>
            </m:ctrlPr>
          </m:sSubPr>
          <m:e>
            <m:r>
              <w:rPr>
                <w:rFonts w:ascii="Cambria Math" w:hAnsi="Cambria Math"/>
              </w:rPr>
              <m:t>y</m:t>
            </m:r>
          </m:e>
          <m:sub>
            <m:r>
              <w:rPr>
                <w:rFonts w:ascii="Cambria Math" w:hAnsi="Cambria Math"/>
              </w:rPr>
              <m:t>1</m:t>
            </m:r>
          </m:sub>
        </m:sSub>
        <m:r>
          <w:rPr>
            <w:rFonts w:ascii="Cambria Math" w:hAnsi="Cambria Math"/>
          </w:rPr>
          <m:t>=1|</m:t>
        </m:r>
        <m:sSub>
          <m:sSubPr>
            <m:ctrlPr>
              <w:ins w:id="139" w:author="Gibran Hemani" w:date="2020-01-14T08:59: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=i,</m:t>
        </m:r>
        <m:sSub>
          <m:sSubPr>
            <m:ctrlPr>
              <w:ins w:id="140" w:author="Gibran Hemani" w:date="2020-01-14T08:59:00Z">
                <w:rPr>
                  <w:rFonts w:ascii="Cambria Math" w:hAnsi="Cambria Math"/>
                </w:rPr>
              </w:ins>
            </m:ctrlPr>
          </m:sSubPr>
          <m:e>
            <m:r>
              <w:rPr>
                <w:rFonts w:ascii="Cambria Math" w:hAnsi="Cambria Math"/>
              </w:rPr>
              <m:t>y</m:t>
            </m:r>
          </m:e>
          <m:sub>
            <m:r>
              <w:rPr>
                <w:rFonts w:ascii="Cambria Math" w:hAnsi="Cambria Math"/>
              </w:rPr>
              <m:t>3</m:t>
            </m:r>
          </m:sub>
        </m:sSub>
        <m:r>
          <w:rPr>
            <w:rFonts w:ascii="Cambria Math" w:hAnsi="Cambria Math"/>
          </w:rPr>
          <m:t>=j)</m:t>
        </m:r>
      </m:oMath>
      <w:r>
        <w:t xml:space="preserve"> where </w:t>
      </w:r>
      <m:oMath>
        <m:r>
          <w:rPr>
            <w:rFonts w:ascii="Cambria Math" w:hAnsi="Cambria Math"/>
          </w:rPr>
          <m:t>i,j∈{0,1}</m:t>
        </m:r>
      </m:oMath>
      <w:r>
        <w:t>, and let the counts for each genotype combination be:</w:t>
      </w:r>
    </w:p>
    <w:p w14:paraId="105887FD" w14:textId="77777777" w:rsidR="00C5195D" w:rsidRDefault="00127B72">
      <w:pPr>
        <w:pStyle w:val="BodyText"/>
      </w:pPr>
      <m:oMathPara>
        <m:oMathParaPr>
          <m:jc m:val="center"/>
        </m:oMathParaPr>
        <m:oMath>
          <m:sSub>
            <m:sSubPr>
              <m:ctrlPr>
                <w:ins w:id="141" w:author="Gibran Hemani" w:date="2020-01-14T08:59:00Z">
                  <w:rPr>
                    <w:rFonts w:ascii="Cambria Math" w:hAnsi="Cambria Math"/>
                  </w:rPr>
                </w:ins>
              </m:ctrlPr>
            </m:sSubPr>
            <m:e>
              <m:r>
                <w:rPr>
                  <w:rFonts w:ascii="Cambria Math" w:hAnsi="Cambria Math"/>
                </w:rPr>
                <m:t>n</m:t>
              </m:r>
            </m:e>
            <m:sub>
              <m:r>
                <w:rPr>
                  <w:rFonts w:ascii="Cambria Math" w:hAnsi="Cambria Math"/>
                </w:rPr>
                <m:t>ij</m:t>
              </m:r>
            </m:sub>
          </m:sSub>
          <m:r>
            <w:rPr>
              <w:rFonts w:ascii="Cambria Math" w:hAnsi="Cambria Math"/>
            </w:rPr>
            <m:t>=n(1-</m:t>
          </m:r>
          <m:sSub>
            <m:sSubPr>
              <m:ctrlPr>
                <w:ins w:id="142"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+i(2</m:t>
          </m:r>
          <m:sSub>
            <m:sSubPr>
              <m:ctrlPr>
                <w:ins w:id="143"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)-1))(1-</m:t>
          </m:r>
          <m:sSub>
            <m:sSubPr>
              <m:ctrlPr>
                <w:ins w:id="144"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+i(2</m:t>
          </m:r>
          <m:sSub>
            <m:sSubPr>
              <m:ctrlPr>
                <w:ins w:id="145"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-1))</m:t>
          </m:r>
        </m:oMath>
      </m:oMathPara>
    </w:p>
    <w:p w14:paraId="2F65A5C4" w14:textId="77777777" w:rsidR="00C5195D" w:rsidRDefault="00EE1D21">
      <w:pPr>
        <w:pStyle w:val="FirstParagraph"/>
      </w:pPr>
      <w:r>
        <w:t>We can define a test for interaction as</w:t>
      </w:r>
    </w:p>
    <w:p w14:paraId="69951429" w14:textId="77777777" w:rsidR="00C5195D" w:rsidRDefault="00EE1D21">
      <w:pPr>
        <w:pStyle w:val="BodyText"/>
      </w:pPr>
      <m:oMathPara>
        <m:oMathParaPr>
          <m:jc m:val="center"/>
        </m:oMathParaPr>
        <m:oMath>
          <m:r>
            <w:rPr>
              <w:rFonts w:ascii="Cambria Math" w:hAnsi="Cambria Math"/>
            </w:rPr>
            <m:t>δ=mean(</m:t>
          </m:r>
          <m:sSub>
            <m:sSubPr>
              <m:ctrlPr>
                <w:ins w:id="146" w:author="Gibran Hemani" w:date="2020-01-14T08:59:00Z">
                  <w:rPr>
                    <w:rFonts w:ascii="Cambria Math" w:hAnsi="Cambria Math"/>
                  </w:rPr>
                </w:ins>
              </m:ctrlPr>
            </m:sSubPr>
            <m:e>
              <m:r>
                <w:rPr>
                  <w:rFonts w:ascii="Cambria Math" w:hAnsi="Cambria Math"/>
                </w:rPr>
                <m:t>y</m:t>
              </m:r>
            </m:e>
            <m:sub>
              <m:r>
                <w:rPr>
                  <w:rFonts w:ascii="Cambria Math" w:hAnsi="Cambria Math"/>
                </w:rPr>
                <m:t>1.11</m:t>
              </m:r>
            </m:sub>
          </m:sSub>
          <m:r>
            <w:rPr>
              <w:rFonts w:ascii="Cambria Math" w:hAnsi="Cambria Math"/>
            </w:rPr>
            <m:t>)+mean(</m:t>
          </m:r>
          <m:sSub>
            <m:sSubPr>
              <m:ctrlPr>
                <w:ins w:id="147" w:author="Gibran Hemani" w:date="2020-01-14T08:59:00Z">
                  <w:rPr>
                    <w:rFonts w:ascii="Cambria Math" w:hAnsi="Cambria Math"/>
                  </w:rPr>
                </w:ins>
              </m:ctrlPr>
            </m:sSubPr>
            <m:e>
              <m:r>
                <w:rPr>
                  <w:rFonts w:ascii="Cambria Math" w:hAnsi="Cambria Math"/>
                </w:rPr>
                <m:t>y</m:t>
              </m:r>
            </m:e>
            <m:sub>
              <m:r>
                <w:rPr>
                  <w:rFonts w:ascii="Cambria Math" w:hAnsi="Cambria Math"/>
                </w:rPr>
                <m:t>1.00</m:t>
              </m:r>
            </m:sub>
          </m:sSub>
          <m:r>
            <w:rPr>
              <w:rFonts w:ascii="Cambria Math" w:hAnsi="Cambria Math"/>
            </w:rPr>
            <m:t>)-mean(</m:t>
          </m:r>
          <m:sSub>
            <m:sSubPr>
              <m:ctrlPr>
                <w:ins w:id="148" w:author="Gibran Hemani" w:date="2020-01-14T08:59:00Z">
                  <w:rPr>
                    <w:rFonts w:ascii="Cambria Math" w:hAnsi="Cambria Math"/>
                  </w:rPr>
                </w:ins>
              </m:ctrlPr>
            </m:sSubPr>
            <m:e>
              <m:r>
                <w:rPr>
                  <w:rFonts w:ascii="Cambria Math" w:hAnsi="Cambria Math"/>
                </w:rPr>
                <m:t>y</m:t>
              </m:r>
            </m:e>
            <m:sub>
              <m:r>
                <w:rPr>
                  <w:rFonts w:ascii="Cambria Math" w:hAnsi="Cambria Math"/>
                </w:rPr>
                <m:t>1.10</m:t>
              </m:r>
            </m:sub>
          </m:sSub>
          <m:r>
            <w:rPr>
              <w:rFonts w:ascii="Cambria Math" w:hAnsi="Cambria Math"/>
            </w:rPr>
            <m:t>)-mean(</m:t>
          </m:r>
          <m:sSub>
            <m:sSubPr>
              <m:ctrlPr>
                <w:ins w:id="149" w:author="Gibran Hemani" w:date="2020-01-14T08:59:00Z">
                  <w:rPr>
                    <w:rFonts w:ascii="Cambria Math" w:hAnsi="Cambria Math"/>
                  </w:rPr>
                </w:ins>
              </m:ctrlPr>
            </m:sSubPr>
            <m:e>
              <m:r>
                <w:rPr>
                  <w:rFonts w:ascii="Cambria Math" w:hAnsi="Cambria Math"/>
                </w:rPr>
                <m:t>y</m:t>
              </m:r>
            </m:e>
            <m:sub>
              <m:r>
                <w:rPr>
                  <w:rFonts w:ascii="Cambria Math" w:hAnsi="Cambria Math"/>
                </w:rPr>
                <m:t>1.01</m:t>
              </m:r>
            </m:sub>
          </m:sSub>
          <m:r>
            <w:rPr>
              <w:rFonts w:ascii="Cambria Math" w:hAnsi="Cambria Math"/>
            </w:rPr>
            <m:t>)</m:t>
          </m:r>
        </m:oMath>
      </m:oMathPara>
    </w:p>
    <w:p w14:paraId="17335F6F" w14:textId="77777777" w:rsidR="00C5195D" w:rsidRDefault="00EE1D21">
      <w:pPr>
        <w:pStyle w:val="FirstParagraph"/>
      </w:pPr>
      <w:r>
        <w:t xml:space="preserve">with </w:t>
      </w:r>
      <m:oMath>
        <m:r>
          <w:rPr>
            <w:rFonts w:ascii="Cambria Math" w:hAnsi="Cambria Math"/>
          </w:rPr>
          <m:t>mean(</m:t>
        </m:r>
        <m:sSub>
          <m:sSubPr>
            <m:ctrlPr>
              <w:ins w:id="150" w:author="Gibran Hemani" w:date="2020-01-14T08:59:00Z">
                <w:rPr>
                  <w:rFonts w:ascii="Cambria Math" w:hAnsi="Cambria Math"/>
                </w:rPr>
              </w:ins>
            </m:ctrlPr>
          </m:sSubPr>
          <m:e>
            <m:r>
              <w:rPr>
                <w:rFonts w:ascii="Cambria Math" w:hAnsi="Cambria Math"/>
              </w:rPr>
              <m:t>y</m:t>
            </m:r>
          </m:e>
          <m:sub>
            <m:r>
              <w:rPr>
                <w:rFonts w:ascii="Cambria Math" w:hAnsi="Cambria Math"/>
              </w:rPr>
              <m:t>1.ij</m:t>
            </m:r>
          </m:sub>
        </m:sSub>
        <m:r>
          <w:rPr>
            <w:rFonts w:ascii="Cambria Math" w:hAnsi="Cambria Math"/>
          </w:rPr>
          <m:t>)=∑</m:t>
        </m:r>
        <m:sSub>
          <m:sSubPr>
            <m:ctrlPr>
              <w:ins w:id="151" w:author="Gibran Hemani" w:date="2020-01-14T08:59:00Z">
                <w:rPr>
                  <w:rFonts w:ascii="Cambria Math" w:hAnsi="Cambria Math"/>
                </w:rPr>
              </w:ins>
            </m:ctrlPr>
          </m:sSubPr>
          <m:e>
            <m:r>
              <w:rPr>
                <w:rFonts w:ascii="Cambria Math" w:hAnsi="Cambria Math"/>
              </w:rPr>
              <m:t>y</m:t>
            </m:r>
          </m:e>
          <m:sub>
            <m:r>
              <w:rPr>
                <w:rFonts w:ascii="Cambria Math" w:hAnsi="Cambria Math"/>
              </w:rPr>
              <m:t>1.ij</m:t>
            </m:r>
          </m:sub>
        </m:sSub>
        <m:r>
          <w:rPr>
            <w:rFonts w:ascii="Cambria Math" w:hAnsi="Cambria Math"/>
          </w:rPr>
          <m:t>/</m:t>
        </m:r>
        <m:sSub>
          <m:sSubPr>
            <m:ctrlPr>
              <w:ins w:id="152" w:author="Gibran Hemani" w:date="2020-01-14T08:59:00Z">
                <w:rPr>
                  <w:rFonts w:ascii="Cambria Math" w:hAnsi="Cambria Math"/>
                </w:rPr>
              </w:ins>
            </m:ctrlPr>
          </m:sSubPr>
          <m:e>
            <m:r>
              <w:rPr>
                <w:rFonts w:ascii="Cambria Math" w:hAnsi="Cambria Math"/>
              </w:rPr>
              <m:t>n</m:t>
            </m:r>
          </m:e>
          <m:sub>
            <m:r>
              <w:rPr>
                <w:rFonts w:ascii="Cambria Math" w:hAnsi="Cambria Math"/>
              </w:rPr>
              <m:t>ij</m:t>
            </m:r>
          </m:sub>
        </m:sSub>
      </m:oMath>
      <w:r>
        <w:t xml:space="preserve">. Under a linear model we expect that the error variance of each </w:t>
      </w:r>
      <m:oMath>
        <m:r>
          <w:rPr>
            <w:rFonts w:ascii="Cambria Math" w:hAnsi="Cambria Math"/>
          </w:rPr>
          <m:t>mean(</m:t>
        </m:r>
        <m:sSub>
          <m:sSubPr>
            <m:ctrlPr>
              <w:ins w:id="153" w:author="Gibran Hemani" w:date="2020-01-14T08:59:00Z">
                <w:rPr>
                  <w:rFonts w:ascii="Cambria Math" w:hAnsi="Cambria Math"/>
                </w:rPr>
              </w:ins>
            </m:ctrlPr>
          </m:sSubPr>
          <m:e>
            <m:r>
              <w:rPr>
                <w:rFonts w:ascii="Cambria Math" w:hAnsi="Cambria Math"/>
              </w:rPr>
              <m:t>y</m:t>
            </m:r>
          </m:e>
          <m:sub>
            <m:r>
              <w:rPr>
                <w:rFonts w:ascii="Cambria Math" w:hAnsi="Cambria Math"/>
              </w:rPr>
              <m:t>1.ij</m:t>
            </m:r>
          </m:sub>
        </m:sSub>
        <m:r>
          <w:rPr>
            <w:rFonts w:ascii="Cambria Math" w:hAnsi="Cambria Math"/>
          </w:rPr>
          <m:t>)</m:t>
        </m:r>
      </m:oMath>
      <w:r>
        <w:t xml:space="preserve"> to be the same, and a pooled estimate is used. Here we show that this assumption is violated. From the given haplotype frequencies:</w:t>
      </w:r>
    </w:p>
    <w:p w14:paraId="28E0E670" w14:textId="77777777" w:rsidR="00C5195D" w:rsidRDefault="00127B72">
      <w:pPr>
        <w:pStyle w:val="BodyText"/>
      </w:pPr>
      <m:oMathPara>
        <m:oMathParaPr>
          <m:jc m:val="center"/>
        </m:oMathParaPr>
        <m:oMath>
          <m:m>
            <m:mPr>
              <m:plcHide m:val="1"/>
              <m:mcs>
                <m:mc>
                  <m:mcPr>
                    <m:count m:val="1"/>
                    <m:mcJc m:val="right"/>
                  </m:mcPr>
                </m:mc>
                <m:mc>
                  <m:mcPr>
                    <m:count m:val="1"/>
                    <m:mcJc m:val="left"/>
                  </m:mcPr>
                </m:mc>
              </m:mcs>
              <m:ctrlPr>
                <w:ins w:id="154" w:author="Gibran Hemani" w:date="2020-01-14T08:59:00Z">
                  <w:rPr>
                    <w:rFonts w:ascii="Cambria Math" w:hAnsi="Cambria Math"/>
                  </w:rPr>
                </w:ins>
              </m:ctrlPr>
            </m:mPr>
            <m:mr>
              <m:e>
                <m:r>
                  <w:rPr>
                    <w:rFonts w:ascii="Cambria Math" w:hAnsi="Cambria Math"/>
                  </w:rPr>
                  <m:t>E(</m:t>
                </m:r>
                <m:sSub>
                  <m:sSubPr>
                    <m:ctrlPr>
                      <w:ins w:id="155" w:author="Gibran Hemani" w:date="2020-01-14T08:59:00Z">
                        <w:rPr>
                          <w:rFonts w:ascii="Cambria Math" w:hAnsi="Cambria Math"/>
                        </w:rPr>
                      </w:ins>
                    </m:ctrlPr>
                  </m:sSubPr>
                  <m:e>
                    <m:r>
                      <w:rPr>
                        <w:rFonts w:ascii="Cambria Math" w:hAnsi="Cambria Math"/>
                      </w:rPr>
                      <m:t>y</m:t>
                    </m:r>
                  </m:e>
                  <m:sub>
                    <m:r>
                      <w:rPr>
                        <w:rFonts w:ascii="Cambria Math" w:hAnsi="Cambria Math"/>
                      </w:rPr>
                      <m:t>1.11</m:t>
                    </m:r>
                  </m:sub>
                </m:sSub>
                <m:r>
                  <w:rPr>
                    <w:rFonts w:ascii="Cambria Math" w:hAnsi="Cambria Math"/>
                  </w:rPr>
                  <m:t>)=E(</m:t>
                </m:r>
                <m:sSub>
                  <m:sSubPr>
                    <m:ctrlPr>
                      <w:ins w:id="156" w:author="Gibran Hemani" w:date="2020-01-14T08:59:00Z">
                        <w:rPr>
                          <w:rFonts w:ascii="Cambria Math" w:hAnsi="Cambria Math"/>
                        </w:rPr>
                      </w:ins>
                    </m:ctrlPr>
                  </m:sSubPr>
                  <m:e>
                    <m:r>
                      <w:rPr>
                        <w:rFonts w:ascii="Cambria Math" w:hAnsi="Cambria Math"/>
                      </w:rPr>
                      <m:t>y</m:t>
                    </m:r>
                  </m:e>
                  <m:sub>
                    <m:r>
                      <w:rPr>
                        <w:rFonts w:ascii="Cambria Math" w:hAnsi="Cambria Math"/>
                      </w:rPr>
                      <m:t>1.10</m:t>
                    </m:r>
                  </m:sub>
                </m:sSub>
                <m:r>
                  <w:rPr>
                    <w:rFonts w:ascii="Cambria Math" w:hAnsi="Cambria Math"/>
                  </w:rPr>
                  <m:t>)</m:t>
                </m:r>
              </m:e>
              <m:e>
                <m:r>
                  <w:rPr>
                    <w:rFonts w:ascii="Cambria Math" w:hAnsi="Cambria Math"/>
                  </w:rPr>
                  <m:t>=p(</m:t>
                </m:r>
                <m:sSub>
                  <m:sSubPr>
                    <m:ctrlPr>
                      <w:ins w:id="157" w:author="Gibran Hemani" w:date="2020-01-14T08:59:00Z">
                        <w:rPr>
                          <w:rFonts w:ascii="Cambria Math" w:hAnsi="Cambria Math"/>
                        </w:rPr>
                      </w:ins>
                    </m:ctrlPr>
                  </m:sSubPr>
                  <m:e>
                    <m:r>
                      <w:rPr>
                        <w:rFonts w:ascii="Cambria Math" w:hAnsi="Cambria Math"/>
                      </w:rPr>
                      <m:t>y</m:t>
                    </m:r>
                  </m:e>
                  <m:sub>
                    <m:r>
                      <w:rPr>
                        <w:rFonts w:ascii="Cambria Math" w:hAnsi="Cambria Math"/>
                      </w:rPr>
                      <m:t>1</m:t>
                    </m:r>
                  </m:sub>
                </m:sSub>
                <m:r>
                  <w:rPr>
                    <w:rFonts w:ascii="Cambria Math" w:hAnsi="Cambria Math"/>
                  </w:rPr>
                  <m:t>=1|</m:t>
                </m:r>
                <m:sSub>
                  <m:sSubPr>
                    <m:ctrlPr>
                      <w:ins w:id="158" w:author="Gibran Hemani" w:date="2020-01-14T08:59: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=1)</m:t>
                </m:r>
              </m:e>
            </m:mr>
            <m:mr>
              <m:e/>
              <m:e>
                <m:r>
                  <w:rPr>
                    <w:rFonts w:ascii="Cambria Math" w:hAnsi="Cambria Math"/>
                  </w:rPr>
                  <m:t>=</m:t>
                </m:r>
                <m:sSub>
                  <m:sSubPr>
                    <m:ctrlPr>
                      <w:ins w:id="159" w:author="Gibran Hemani" w:date="2020-01-14T08:59:00Z">
                        <w:rPr>
                          <w:rFonts w:ascii="Cambria Math" w:hAnsi="Cambria Math"/>
                        </w:rPr>
                      </w:ins>
                    </m:ctrlPr>
                  </m:sSubPr>
                  <m:e>
                    <m:r>
                      <w:rPr>
                        <w:rFonts w:ascii="Cambria Math" w:hAnsi="Cambria Math"/>
                      </w:rPr>
                      <m:t>p</m:t>
                    </m:r>
                  </m:e>
                  <m:sub>
                    <m:r>
                      <w:rPr>
                        <w:rFonts w:ascii="Cambria Math" w:hAnsi="Cambria Math"/>
                      </w:rPr>
                      <m:t>11</m:t>
                    </m:r>
                  </m:sub>
                </m:sSub>
                <m:r>
                  <w:rPr>
                    <w:rFonts w:ascii="Cambria Math" w:hAnsi="Cambria Math"/>
                  </w:rPr>
                  <m:t>/p2</m:t>
                </m:r>
              </m:e>
            </m:mr>
            <m:mr>
              <m:e/>
              <m:e>
                <m:r>
                  <w:rPr>
                    <w:rFonts w:ascii="Cambria Math" w:hAnsi="Cambria Math"/>
                  </w:rPr>
                  <m:t>=</m:t>
                </m:r>
                <m:sSub>
                  <m:sSubPr>
                    <m:ctrlPr>
                      <w:ins w:id="160"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+D/</m:t>
                </m:r>
                <m:sSub>
                  <m:sSubPr>
                    <m:ctrlPr>
                      <w:ins w:id="161"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e>
            </m:mr>
          </m:m>
        </m:oMath>
      </m:oMathPara>
    </w:p>
    <w:p w14:paraId="56F52A9B" w14:textId="77777777" w:rsidR="00C5195D" w:rsidRDefault="00EE1D21">
      <w:pPr>
        <w:pStyle w:val="FirstParagraph"/>
      </w:pPr>
      <w:r>
        <w:t>and similarly</w:t>
      </w:r>
    </w:p>
    <w:p w14:paraId="167066EF" w14:textId="77777777" w:rsidR="00C5195D" w:rsidRDefault="00127B72">
      <w:pPr>
        <w:pStyle w:val="BodyText"/>
      </w:pPr>
      <m:oMathPara>
        <m:oMathParaPr>
          <m:jc m:val="center"/>
        </m:oMathParaPr>
        <m:oMath>
          <m:m>
            <m:mPr>
              <m:plcHide m:val="1"/>
              <m:mcs>
                <m:mc>
                  <m:mcPr>
                    <m:count m:val="1"/>
                    <m:mcJc m:val="right"/>
                  </m:mcPr>
                </m:mc>
                <m:mc>
                  <m:mcPr>
                    <m:count m:val="1"/>
                    <m:mcJc m:val="left"/>
                  </m:mcPr>
                </m:mc>
              </m:mcs>
              <m:ctrlPr>
                <w:ins w:id="162" w:author="Gibran Hemani" w:date="2020-01-14T08:59:00Z">
                  <w:rPr>
                    <w:rFonts w:ascii="Cambria Math" w:hAnsi="Cambria Math"/>
                  </w:rPr>
                </w:ins>
              </m:ctrlPr>
            </m:mPr>
            <m:mr>
              <m:e>
                <m:r>
                  <w:rPr>
                    <w:rFonts w:ascii="Cambria Math" w:hAnsi="Cambria Math"/>
                  </w:rPr>
                  <m:t>E(</m:t>
                </m:r>
                <m:sSub>
                  <m:sSubPr>
                    <m:ctrlPr>
                      <w:ins w:id="163" w:author="Gibran Hemani" w:date="2020-01-14T08:59:00Z">
                        <w:rPr>
                          <w:rFonts w:ascii="Cambria Math" w:hAnsi="Cambria Math"/>
                        </w:rPr>
                      </w:ins>
                    </m:ctrlPr>
                  </m:sSubPr>
                  <m:e>
                    <m:r>
                      <w:rPr>
                        <w:rFonts w:ascii="Cambria Math" w:hAnsi="Cambria Math"/>
                      </w:rPr>
                      <m:t>y</m:t>
                    </m:r>
                  </m:e>
                  <m:sub>
                    <m:r>
                      <w:rPr>
                        <w:rFonts w:ascii="Cambria Math" w:hAnsi="Cambria Math"/>
                      </w:rPr>
                      <m:t>1.00</m:t>
                    </m:r>
                  </m:sub>
                </m:sSub>
                <m:r>
                  <w:rPr>
                    <w:rFonts w:ascii="Cambria Math" w:hAnsi="Cambria Math"/>
                  </w:rPr>
                  <m:t>)=E(</m:t>
                </m:r>
                <m:sSub>
                  <m:sSubPr>
                    <m:ctrlPr>
                      <w:ins w:id="164" w:author="Gibran Hemani" w:date="2020-01-14T08:59:00Z">
                        <w:rPr>
                          <w:rFonts w:ascii="Cambria Math" w:hAnsi="Cambria Math"/>
                        </w:rPr>
                      </w:ins>
                    </m:ctrlPr>
                  </m:sSubPr>
                  <m:e>
                    <m:r>
                      <w:rPr>
                        <w:rFonts w:ascii="Cambria Math" w:hAnsi="Cambria Math"/>
                      </w:rPr>
                      <m:t>y</m:t>
                    </m:r>
                  </m:e>
                  <m:sub>
                    <m:r>
                      <w:rPr>
                        <w:rFonts w:ascii="Cambria Math" w:hAnsi="Cambria Math"/>
                      </w:rPr>
                      <m:t>1.01</m:t>
                    </m:r>
                  </m:sub>
                </m:sSub>
                <m:r>
                  <w:rPr>
                    <w:rFonts w:ascii="Cambria Math" w:hAnsi="Cambria Math"/>
                  </w:rPr>
                  <m:t>)</m:t>
                </m:r>
              </m:e>
              <m:e>
                <m:r>
                  <w:rPr>
                    <w:rFonts w:ascii="Cambria Math" w:hAnsi="Cambria Math"/>
                  </w:rPr>
                  <m:t>=p(</m:t>
                </m:r>
                <m:sSub>
                  <m:sSubPr>
                    <m:ctrlPr>
                      <w:ins w:id="165" w:author="Gibran Hemani" w:date="2020-01-14T08:59:00Z">
                        <w:rPr>
                          <w:rFonts w:ascii="Cambria Math" w:hAnsi="Cambria Math"/>
                        </w:rPr>
                      </w:ins>
                    </m:ctrlPr>
                  </m:sSubPr>
                  <m:e>
                    <m:r>
                      <w:rPr>
                        <w:rFonts w:ascii="Cambria Math" w:hAnsi="Cambria Math"/>
                      </w:rPr>
                      <m:t>y</m:t>
                    </m:r>
                  </m:e>
                  <m:sub>
                    <m:r>
                      <w:rPr>
                        <w:rFonts w:ascii="Cambria Math" w:hAnsi="Cambria Math"/>
                      </w:rPr>
                      <m:t>1</m:t>
                    </m:r>
                  </m:sub>
                </m:sSub>
                <m:r>
                  <w:rPr>
                    <w:rFonts w:ascii="Cambria Math" w:hAnsi="Cambria Math"/>
                  </w:rPr>
                  <m:t>=0|</m:t>
                </m:r>
                <m:sSub>
                  <m:sSubPr>
                    <m:ctrlPr>
                      <w:ins w:id="166" w:author="Gibran Hemani" w:date="2020-01-14T08:59: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=0)</m:t>
                </m:r>
              </m:e>
            </m:mr>
            <m:mr>
              <m:e/>
              <m:e>
                <m:r>
                  <w:rPr>
                    <w:rFonts w:ascii="Cambria Math" w:hAnsi="Cambria Math"/>
                  </w:rPr>
                  <m:t>=</m:t>
                </m:r>
                <m:sSub>
                  <m:sSubPr>
                    <m:ctrlPr>
                      <w:ins w:id="167" w:author="Gibran Hemani" w:date="2020-01-14T08:59:00Z">
                        <w:rPr>
                          <w:rFonts w:ascii="Cambria Math" w:hAnsi="Cambria Math"/>
                        </w:rPr>
                      </w:ins>
                    </m:ctrlPr>
                  </m:sSubPr>
                  <m:e>
                    <m:r>
                      <w:rPr>
                        <w:rFonts w:ascii="Cambria Math" w:hAnsi="Cambria Math"/>
                      </w:rPr>
                      <m:t>p</m:t>
                    </m:r>
                  </m:e>
                  <m:sub>
                    <m:r>
                      <w:rPr>
                        <w:rFonts w:ascii="Cambria Math" w:hAnsi="Cambria Math"/>
                      </w:rPr>
                      <m:t>00</m:t>
                    </m:r>
                  </m:sub>
                </m:sSub>
                <m:r>
                  <w:rPr>
                    <w:rFonts w:ascii="Cambria Math" w:hAnsi="Cambria Math"/>
                  </w:rPr>
                  <m:t>/p2</m:t>
                </m:r>
              </m:e>
            </m:mr>
            <m:mr>
              <m:e/>
              <m:e>
                <m:r>
                  <w:rPr>
                    <w:rFonts w:ascii="Cambria Math" w:hAnsi="Cambria Math"/>
                  </w:rPr>
                  <m:t>=</m:t>
                </m:r>
                <m:sSub>
                  <m:sSubPr>
                    <m:ctrlPr>
                      <w:ins w:id="168"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-D/(1-</m:t>
                </m:r>
                <m:sSub>
                  <m:sSubPr>
                    <m:ctrlPr>
                      <w:ins w:id="169"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e>
            </m:mr>
          </m:m>
        </m:oMath>
      </m:oMathPara>
    </w:p>
    <w:p w14:paraId="7129A481" w14:textId="77777777" w:rsidR="00C5195D" w:rsidRDefault="00EE1D21">
      <w:pPr>
        <w:pStyle w:val="FirstParagraph"/>
      </w:pPr>
      <w:r>
        <w:t>Each of the terms has a binomial variance</w:t>
      </w:r>
    </w:p>
    <w:p w14:paraId="6598E637" w14:textId="77777777" w:rsidR="00C5195D" w:rsidRDefault="00EE1D21">
      <w:pPr>
        <w:pStyle w:val="BodyText"/>
      </w:pPr>
      <m:oMathPara>
        <m:oMathParaPr>
          <m:jc m:val="center"/>
        </m:oMathParaPr>
        <m:oMath>
          <m:r>
            <w:rPr>
              <w:rFonts w:ascii="Cambria Math" w:hAnsi="Cambria Math"/>
            </w:rPr>
            <m:t>var(mean(</m:t>
          </m:r>
          <m:sSub>
            <m:sSubPr>
              <m:ctrlPr>
                <w:ins w:id="170" w:author="Gibran Hemani" w:date="2020-01-14T08:59:00Z">
                  <w:rPr>
                    <w:rFonts w:ascii="Cambria Math" w:hAnsi="Cambria Math"/>
                  </w:rPr>
                </w:ins>
              </m:ctrlPr>
            </m:sSubPr>
            <m:e>
              <m:r>
                <w:rPr>
                  <w:rFonts w:ascii="Cambria Math" w:hAnsi="Cambria Math"/>
                </w:rPr>
                <m:t>y</m:t>
              </m:r>
            </m:e>
            <m:sub>
              <m:r>
                <w:rPr>
                  <w:rFonts w:ascii="Cambria Math" w:hAnsi="Cambria Math"/>
                </w:rPr>
                <m:t>1.ij</m:t>
              </m:r>
            </m:sub>
          </m:sSub>
          <m:r>
            <w:rPr>
              <w:rFonts w:ascii="Cambria Math" w:hAnsi="Cambria Math"/>
            </w:rPr>
            <m:t>))=E(</m:t>
          </m:r>
          <m:sSub>
            <m:sSubPr>
              <m:ctrlPr>
                <w:ins w:id="171" w:author="Gibran Hemani" w:date="2020-01-14T08:59:00Z">
                  <w:rPr>
                    <w:rFonts w:ascii="Cambria Math" w:hAnsi="Cambria Math"/>
                  </w:rPr>
                </w:ins>
              </m:ctrlPr>
            </m:sSubPr>
            <m:e>
              <m:r>
                <w:rPr>
                  <w:rFonts w:ascii="Cambria Math" w:hAnsi="Cambria Math"/>
                </w:rPr>
                <m:t>y</m:t>
              </m:r>
            </m:e>
            <m:sub>
              <m:r>
                <w:rPr>
                  <w:rFonts w:ascii="Cambria Math" w:hAnsi="Cambria Math"/>
                </w:rPr>
                <m:t>1.ij</m:t>
              </m:r>
            </m:sub>
          </m:sSub>
          <m:r>
            <w:rPr>
              <w:rFonts w:ascii="Cambria Math" w:hAnsi="Cambria Math"/>
            </w:rPr>
            <m:t>)(1-E(y1.ij))/</m:t>
          </m:r>
          <m:sSub>
            <m:sSubPr>
              <m:ctrlPr>
                <w:ins w:id="172" w:author="Gibran Hemani" w:date="2020-01-14T08:59:00Z">
                  <w:rPr>
                    <w:rFonts w:ascii="Cambria Math" w:hAnsi="Cambria Math"/>
                  </w:rPr>
                </w:ins>
              </m:ctrlPr>
            </m:sSubPr>
            <m:e>
              <m:r>
                <w:rPr>
                  <w:rFonts w:ascii="Cambria Math" w:hAnsi="Cambria Math"/>
                </w:rPr>
                <m:t>n</m:t>
              </m:r>
            </m:e>
            <m:sub>
              <m:r>
                <w:rPr>
                  <w:rFonts w:ascii="Cambria Math" w:hAnsi="Cambria Math"/>
                </w:rPr>
                <m:t>ij</m:t>
              </m:r>
            </m:sub>
          </m:sSub>
        </m:oMath>
      </m:oMathPara>
    </w:p>
    <w:p w14:paraId="35C4C7D6" w14:textId="77777777" w:rsidR="00C5195D" w:rsidRDefault="00EE1D21">
      <w:pPr>
        <w:pStyle w:val="FirstParagraph"/>
      </w:pPr>
      <w:r>
        <w:t>and frequencies</w:t>
      </w:r>
    </w:p>
    <w:p w14:paraId="5933403F" w14:textId="77777777" w:rsidR="00C5195D" w:rsidRDefault="00127B72">
      <w:pPr>
        <w:pStyle w:val="BodyText"/>
      </w:pPr>
      <m:oMathPara>
        <m:oMathParaPr>
          <m:jc m:val="center"/>
        </m:oMathParaPr>
        <m:oMath>
          <m:m>
            <m:mPr>
              <m:plcHide m:val="1"/>
              <m:mcs>
                <m:mc>
                  <m:mcPr>
                    <m:count m:val="1"/>
                    <m:mcJc m:val="right"/>
                  </m:mcPr>
                </m:mc>
                <m:mc>
                  <m:mcPr>
                    <m:count m:val="1"/>
                    <m:mcJc m:val="left"/>
                  </m:mcPr>
                </m:mc>
                <m:mc>
                  <m:mcPr>
                    <m:count m:val="1"/>
                    <m:mcJc m:val="right"/>
                  </m:mcPr>
                </m:mc>
              </m:mcs>
              <m:ctrlPr>
                <w:ins w:id="173" w:author="Gibran Hemani" w:date="2020-01-14T08:59:00Z">
                  <w:rPr>
                    <w:rFonts w:ascii="Cambria Math" w:hAnsi="Cambria Math"/>
                  </w:rPr>
                </w:ins>
              </m:ctrlPr>
            </m:mPr>
            <m:mr>
              <m:e>
                <m:sSub>
                  <m:sSubPr>
                    <m:ctrlPr>
                      <w:ins w:id="174" w:author="Gibran Hemani" w:date="2020-01-14T08:59:00Z">
                        <w:rPr>
                          <w:rFonts w:ascii="Cambria Math" w:hAnsi="Cambria Math"/>
                        </w:rPr>
                      </w:ins>
                    </m:ctrlPr>
                  </m:sSubPr>
                  <m:e>
                    <m:r>
                      <w:rPr>
                        <w:rFonts w:ascii="Cambria Math" w:hAnsi="Cambria Math"/>
                      </w:rPr>
                      <m:t>y</m:t>
                    </m:r>
                  </m:e>
                  <m:sub>
                    <m:r>
                      <w:rPr>
                        <w:rFonts w:ascii="Cambria Math" w:hAnsi="Cambria Math"/>
                      </w:rPr>
                      <m:t>2</m:t>
                    </m:r>
                  </m:sub>
                </m:sSub>
                <m:r>
                  <w:rPr>
                    <w:rFonts w:ascii="Cambria Math" w:hAnsi="Cambria Math"/>
                  </w:rPr>
                  <m:t> </m:t>
                </m:r>
              </m:e>
              <m:e>
                <m:sSub>
                  <m:sSubPr>
                    <m:ctrlPr>
                      <w:ins w:id="175" w:author="Gibran Hemani" w:date="2020-01-14T08:59:00Z">
                        <w:rPr>
                          <w:rFonts w:ascii="Cambria Math" w:hAnsi="Cambria Math"/>
                        </w:rPr>
                      </w:ins>
                    </m:ctrlPr>
                  </m:sSubPr>
                  <m:e>
                    <m:r>
                      <w:rPr>
                        <w:rFonts w:ascii="Cambria Math" w:hAnsi="Cambria Math"/>
                      </w:rPr>
                      <m:t>y</m:t>
                    </m:r>
                  </m:e>
                  <m:sub>
                    <m:r>
                      <w:rPr>
                        <w:rFonts w:ascii="Cambria Math" w:hAnsi="Cambria Math"/>
                      </w:rPr>
                      <m:t>3</m:t>
                    </m:r>
                  </m:sub>
                </m:sSub>
              </m:e>
              <m:e>
                <m:sSub>
                  <m:sSubPr>
                    <m:ctrlPr>
                      <w:ins w:id="176" w:author="Gibran Hemani" w:date="2020-01-14T08:59:00Z">
                        <w:rPr>
                          <w:rFonts w:ascii="Cambria Math" w:hAnsi="Cambria Math"/>
                        </w:rPr>
                      </w:ins>
                    </m:ctrlPr>
                  </m:sSubPr>
                  <m:e>
                    <m:r>
                      <w:rPr>
                        <w:rFonts w:ascii="Cambria Math" w:hAnsi="Cambria Math"/>
                      </w:rPr>
                      <m:t>n</m:t>
                    </m:r>
                  </m:e>
                  <m:sub>
                    <m:r>
                      <w:rPr>
                        <w:rFonts w:ascii="Cambria Math" w:hAnsi="Cambria Math"/>
                      </w:rPr>
                      <m:t>ij</m:t>
                    </m:r>
                  </m:sub>
                </m:sSub>
                <m:r>
                  <w:rPr>
                    <w:rFonts w:ascii="Cambria Math" w:hAnsi="Cambria Math"/>
                  </w:rPr>
                  <m:t>/n</m:t>
                </m:r>
              </m:e>
            </m:mr>
            <m:mr>
              <m:e>
                <m:r>
                  <w:rPr>
                    <w:rFonts w:ascii="Cambria Math" w:hAnsi="Cambria Math"/>
                  </w:rPr>
                  <m:t>0 </m:t>
                </m:r>
              </m:e>
              <m:e>
                <m:r>
                  <w:rPr>
                    <w:rFonts w:ascii="Cambria Math" w:hAnsi="Cambria Math"/>
                  </w:rPr>
                  <m:t>0</m:t>
                </m:r>
              </m:e>
              <m:e>
                <m:r>
                  <w:rPr>
                    <w:rFonts w:ascii="Cambria Math" w:hAnsi="Cambria Math"/>
                  </w:rPr>
                  <m:t>(1-</m:t>
                </m:r>
                <m:sSub>
                  <m:sSubPr>
                    <m:ctrlPr>
                      <w:ins w:id="177"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m:t>
                </m:r>
                <m:sSub>
                  <m:sSubPr>
                    <m:ctrlPr>
                      <w:ins w:id="178"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m:t>
                </m:r>
              </m:e>
            </m:mr>
            <m:mr>
              <m:e>
                <m:r>
                  <w:rPr>
                    <w:rFonts w:ascii="Cambria Math" w:hAnsi="Cambria Math"/>
                  </w:rPr>
                  <m:t>0 </m:t>
                </m:r>
              </m:e>
              <m:e>
                <m:r>
                  <w:rPr>
                    <w:rFonts w:ascii="Cambria Math" w:hAnsi="Cambria Math"/>
                  </w:rPr>
                  <m:t>1</m:t>
                </m:r>
              </m:e>
              <m:e>
                <m:sSub>
                  <m:sSubPr>
                    <m:ctrlPr>
                      <w:ins w:id="179"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m:t>
                </m:r>
                <m:sSub>
                  <m:sSubPr>
                    <m:ctrlPr>
                      <w:ins w:id="180"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m:t>
                </m:r>
              </m:e>
            </m:mr>
            <m:mr>
              <m:e>
                <m:r>
                  <w:rPr>
                    <w:rFonts w:ascii="Cambria Math" w:hAnsi="Cambria Math"/>
                  </w:rPr>
                  <m:t>1 </m:t>
                </m:r>
              </m:e>
              <m:e>
                <m:r>
                  <w:rPr>
                    <w:rFonts w:ascii="Cambria Math" w:hAnsi="Cambria Math"/>
                  </w:rPr>
                  <m:t>0</m:t>
                </m:r>
              </m:e>
              <m:e>
                <m:r>
                  <w:rPr>
                    <w:rFonts w:ascii="Cambria Math" w:hAnsi="Cambria Math"/>
                  </w:rPr>
                  <m:t>(1-</m:t>
                </m:r>
                <m:sSub>
                  <m:sSubPr>
                    <m:ctrlPr>
                      <w:ins w:id="181"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sSub>
                  <m:sSubPr>
                    <m:ctrlPr>
                      <w:ins w:id="182"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e>
            </m:mr>
            <m:mr>
              <m:e>
                <m:r>
                  <w:rPr>
                    <w:rFonts w:ascii="Cambria Math" w:hAnsi="Cambria Math"/>
                  </w:rPr>
                  <m:t>1 </m:t>
                </m:r>
              </m:e>
              <m:e>
                <m:r>
                  <w:rPr>
                    <w:rFonts w:ascii="Cambria Math" w:hAnsi="Cambria Math"/>
                  </w:rPr>
                  <m:t>1</m:t>
                </m:r>
              </m:e>
              <m:e>
                <m:sSub>
                  <m:sSubPr>
                    <m:ctrlPr>
                      <w:ins w:id="183"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sSub>
                  <m:sSubPr>
                    <m:ctrlPr>
                      <w:ins w:id="184"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e>
            </m:mr>
          </m:m>
        </m:oMath>
      </m:oMathPara>
    </w:p>
    <w:p w14:paraId="1E34931F" w14:textId="77777777" w:rsidR="00C5195D" w:rsidRDefault="00EE1D21">
      <w:pPr>
        <w:pStyle w:val="FirstParagraph"/>
      </w:pPr>
      <w:r>
        <w:t>Putting all the terms together gives the exact variance of the test statistic as</w:t>
      </w:r>
    </w:p>
    <w:p w14:paraId="61FCC4C2" w14:textId="77777777" w:rsidR="008728B3" w:rsidRDefault="00127B72" w:rsidP="008728B3">
      <w:pPr>
        <w:pStyle w:val="BodyText"/>
      </w:pPr>
      <m:oMathPara>
        <m:oMath>
          <m:m>
            <m:mPr>
              <m:plcHide m:val="1"/>
              <m:mcs>
                <m:mc>
                  <m:mcPr>
                    <m:count m:val="1"/>
                    <m:mcJc m:val="right"/>
                  </m:mcPr>
                </m:mc>
              </m:mcs>
              <m:ctrlPr>
                <w:ins w:id="185" w:author="Gibran Hemani" w:date="2020-01-14T08:59:00Z">
                  <w:rPr>
                    <w:rFonts w:ascii="Cambria Math" w:hAnsi="Cambria Math"/>
                  </w:rPr>
                </w:ins>
              </m:ctrlPr>
            </m:mPr>
            <m:mr>
              <m:e>
                <m:r>
                  <w:rPr>
                    <w:rFonts w:ascii="Cambria Math" w:hAnsi="Cambria Math"/>
                  </w:rPr>
                  <m:t>var(δ)=</m:t>
                </m:r>
                <m:f>
                  <m:fPr>
                    <m:ctrlPr>
                      <w:ins w:id="186" w:author="Gibran Hemani" w:date="2020-01-14T08:59:00Z">
                        <w:rPr>
                          <w:rFonts w:ascii="Cambria Math" w:hAnsi="Cambria Math"/>
                        </w:rPr>
                      </w:ins>
                    </m:ctrlPr>
                  </m:fPr>
                  <m:num>
                    <m:sSub>
                      <m:sSubPr>
                        <m:ctrlPr>
                          <w:ins w:id="187"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(1-</m:t>
                    </m:r>
                    <m:sSub>
                      <m:sSubPr>
                        <m:ctrlPr>
                          <w:ins w:id="188"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m:t>
                    </m:r>
                    <m:f>
                      <m:fPr>
                        <m:ctrlPr>
                          <w:ins w:id="189" w:author="Gibran Hemani" w:date="2020-01-14T08:59:00Z">
                            <w:rPr>
                              <w:rFonts w:ascii="Cambria Math" w:hAnsi="Cambria Math"/>
                            </w:rPr>
                          </w:ins>
                        </m:ctrlPr>
                      </m:fPr>
                      <m:num>
                        <m:r>
                          <w:rPr>
                            <w:rFonts w:ascii="Cambria Math" w:hAnsi="Cambria Math"/>
                          </w:rPr>
                          <m:t>(1-2</m:t>
                        </m:r>
                        <m:sSub>
                          <m:sSubPr>
                            <m:ctrlPr>
                              <w:ins w:id="190"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)(1-2</m:t>
                        </m:r>
                        <m:sSub>
                          <m:sSubPr>
                            <m:ctrlPr>
                              <w:ins w:id="191"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)D</m:t>
                        </m:r>
                      </m:num>
                      <m:den>
                        <m:r>
                          <w:rPr>
                            <w:rFonts w:ascii="Cambria Math" w:hAnsi="Cambria Math"/>
                          </w:rPr>
                          <m:t>p2(1-p2)</m:t>
                        </m:r>
                      </m:den>
                    </m:f>
                    <m:r>
                      <w:rPr>
                        <w:rFonts w:ascii="Cambria Math" w:hAnsi="Cambria Math"/>
                      </w:rPr>
                      <m:t>-</m:t>
                    </m:r>
                    <m:f>
                      <m:fPr>
                        <m:ctrlPr>
                          <w:ins w:id="192" w:author="Gibran Hemani" w:date="2020-01-14T08:59:00Z">
                            <w:rPr>
                              <w:rFonts w:ascii="Cambria Math" w:hAnsi="Cambria Math"/>
                            </w:rPr>
                          </w:ins>
                        </m:ctrlPr>
                      </m:fPr>
                      <m:num>
                        <m:sSup>
                          <m:sSupPr>
                            <m:ctrlPr>
                              <w:ins w:id="193" w:author="Gibran Hemani" w:date="2020-01-14T08:59:00Z">
                                <w:rPr>
                                  <w:rFonts w:ascii="Cambria Math" w:hAnsi="Cambria Math"/>
                                </w:rPr>
                              </w:ins>
                            </m:ctrlPr>
                          </m:sSupPr>
                          <m:e>
                            <m:r>
                              <w:rPr>
                                <w:rFonts w:ascii="Cambria Math" w:hAnsi="Cambria Math"/>
                              </w:rPr>
                              <m:t>D</m:t>
                            </m:r>
                          </m:e>
                          <m:sup>
                            <m:r>
                              <w:rPr>
                                <w:rFonts w:ascii="Cambria Math" w:hAnsi="Cambria Math"/>
                              </w:rPr>
                              <m:t>2</m:t>
                            </m:r>
                          </m:sup>
                        </m:sSup>
                        <m:r>
                          <w:rPr>
                            <w:rFonts w:ascii="Cambria Math" w:hAnsi="Cambria Math"/>
                          </w:rPr>
                          <m:t>(1-3</m:t>
                        </m:r>
                        <m:sSub>
                          <m:sSubPr>
                            <m:ctrlPr>
                              <w:ins w:id="194"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m:t>
                        </m:r>
                        <m:sSub>
                          <m:sSubPr>
                            <m:ctrlPr>
                              <w:ins w:id="195"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num>
                      <m:den>
                        <m:sSubSup>
                          <m:sSubSupPr>
                            <m:ctrlPr>
                              <w:ins w:id="196" w:author="Gibran Hemani" w:date="2020-01-14T08:59:00Z">
                                <w:rPr>
                                  <w:rFonts w:ascii="Cambria Math" w:hAnsi="Cambria Math"/>
                                </w:rPr>
                              </w:ins>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ins w:id="197"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sSup>
                          <m:sSupPr>
                            <m:ctrlPr>
                              <w:ins w:id="198" w:author="Gibran Hemani" w:date="2020-01-14T08:59:00Z">
                                <w:rPr>
                                  <w:rFonts w:ascii="Cambria Math" w:hAnsi="Cambria Math"/>
                                </w:rPr>
                              </w:ins>
                            </m:ctrlPr>
                          </m:sSupPr>
                          <m:e>
                            <m:r>
                              <w:rPr>
                                <w:rFonts w:ascii="Cambria Math" w:hAnsi="Cambria Math"/>
                              </w:rPr>
                              <m:t>)</m:t>
                            </m:r>
                          </m:e>
                          <m:sup>
                            <m:r>
                              <w:rPr>
                                <w:rFonts w:ascii="Cambria Math" w:hAnsi="Cambria Math"/>
                              </w:rPr>
                              <m:t>2</m:t>
                            </m:r>
                          </m:sup>
                        </m:sSup>
                      </m:den>
                    </m:f>
                  </m:num>
                  <m:den>
                    <m:r>
                      <w:rPr>
                        <w:rFonts w:ascii="Cambria Math" w:hAnsi="Cambria Math"/>
                      </w:rPr>
                      <m:t>c</m:t>
                    </m:r>
                  </m:den>
                </m:f>
              </m:e>
            </m:mr>
          </m:m>
        </m:oMath>
      </m:oMathPara>
    </w:p>
    <w:p w14:paraId="39151EAB" w14:textId="77777777" w:rsidR="00C5195D" w:rsidRDefault="00EE1D21">
      <w:pPr>
        <w:pStyle w:val="FirstParagraph"/>
      </w:pPr>
      <w:r>
        <w:t xml:space="preserve">where </w:t>
      </w:r>
      <m:oMath>
        <m:r>
          <w:rPr>
            <w:rFonts w:ascii="Cambria Math" w:hAnsi="Cambria Math"/>
          </w:rPr>
          <m:t>c=n</m:t>
        </m:r>
        <m:sSub>
          <m:sSubPr>
            <m:ctrlPr>
              <w:ins w:id="199"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m:t>
        </m:r>
        <m:sSub>
          <m:sSubPr>
            <m:ctrlPr>
              <w:ins w:id="200"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sSub>
          <m:sSubPr>
            <m:ctrlPr>
              <w:ins w:id="201"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(1-</m:t>
        </m:r>
        <m:sSub>
          <m:sSubPr>
            <m:ctrlPr>
              <w:ins w:id="202" w:author="Gibran Hemani" w:date="2020-01-14T08:59:00Z">
                <w:rPr>
                  <w:rFonts w:ascii="Cambria Math" w:hAnsi="Cambria Math"/>
                </w:rPr>
              </w:ins>
            </m:ctrlPr>
          </m:sSubPr>
          <m:e>
            <m:r>
              <w:rPr>
                <w:rFonts w:ascii="Cambria Math" w:hAnsi="Cambria Math"/>
              </w:rPr>
              <m:t>p</m:t>
            </m:r>
          </m:e>
          <m:sub>
            <m:r>
              <w:rPr>
                <w:rFonts w:ascii="Cambria Math" w:hAnsi="Cambria Math"/>
              </w:rPr>
              <m:t>3</m:t>
            </m:r>
          </m:sub>
        </m:sSub>
        <m:r>
          <w:rPr>
            <w:rFonts w:ascii="Cambria Math" w:hAnsi="Cambria Math"/>
          </w:rPr>
          <m:t>)</m:t>
        </m:r>
      </m:oMath>
      <w:r>
        <w:t>. As a result</w:t>
      </w:r>
    </w:p>
    <w:p w14:paraId="7A4657F1" w14:textId="77777777" w:rsidR="00C5195D" w:rsidRDefault="00127B72">
      <w:pPr>
        <w:pStyle w:val="BodyText"/>
      </w:pPr>
      <m:oMathPara>
        <m:oMathParaPr>
          <m:jc m:val="center"/>
        </m:oMathParaPr>
        <m:oMath>
          <m:m>
            <m:mPr>
              <m:plcHide m:val="1"/>
              <m:mcs>
                <m:mc>
                  <m:mcPr>
                    <m:count m:val="1"/>
                    <m:mcJc m:val="right"/>
                  </m:mcPr>
                </m:mc>
              </m:mcs>
              <m:ctrlPr>
                <w:ins w:id="203" w:author="Gibran Hemani" w:date="2020-01-14T08:59:00Z">
                  <w:rPr>
                    <w:rFonts w:ascii="Cambria Math" w:hAnsi="Cambria Math"/>
                  </w:rPr>
                </w:ins>
              </m:ctrlPr>
            </m:mPr>
            <m:mr>
              <m:e>
                <m:r>
                  <w:rPr>
                    <w:rFonts w:ascii="Cambria Math" w:hAnsi="Cambria Math"/>
                  </w:rPr>
                  <m:t>c⋅var(</m:t>
                </m:r>
                <m:sSub>
                  <m:sSubPr>
                    <m:ctrlPr>
                      <w:ins w:id="204" w:author="Gibran Hemani" w:date="2020-01-14T08:59:00Z">
                        <w:rPr>
                          <w:rFonts w:ascii="Cambria Math" w:hAnsi="Cambria Math"/>
                        </w:rPr>
                      </w:ins>
                    </m:ctrlPr>
                  </m:sSubPr>
                  <m:e>
                    <m:r>
                      <w:rPr>
                        <w:rFonts w:ascii="Cambria Math" w:hAnsi="Cambria Math"/>
                      </w:rPr>
                      <m:t>δ</m:t>
                    </m:r>
                  </m:e>
                  <m:sub>
                    <m:r>
                      <w:rPr>
                        <w:rFonts w:ascii="Cambria Math" w:hAnsi="Cambria Math"/>
                      </w:rPr>
                      <m:t>LM</m:t>
                    </m:r>
                  </m:sub>
                </m:sSub>
                <m:r>
                  <w:rPr>
                    <w:rFonts w:ascii="Cambria Math" w:hAnsi="Cambria Math"/>
                  </w:rPr>
                  <m:t>)=</m:t>
                </m:r>
                <m:sSub>
                  <m:sSubPr>
                    <m:ctrlPr>
                      <w:ins w:id="205"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(1-</m:t>
                </m:r>
                <m:sSub>
                  <m:sSubPr>
                    <m:ctrlPr>
                      <w:ins w:id="206" w:author="Gibran Hemani" w:date="2020-01-14T08:59:00Z">
                        <w:rPr>
                          <w:rFonts w:ascii="Cambria Math" w:hAnsi="Cambria Math"/>
                        </w:rPr>
                      </w:ins>
                    </m:ctrlPr>
                  </m:sSubPr>
                  <m:e>
                    <m:r>
                      <w:rPr>
                        <w:rFonts w:ascii="Cambria Math" w:hAnsi="Cambria Math"/>
                      </w:rPr>
                      <m:t>p</m:t>
                    </m:r>
                  </m:e>
                  <m:sub>
                    <m:r>
                      <w:rPr>
                        <w:rFonts w:ascii="Cambria Math" w:hAnsi="Cambria Math"/>
                      </w:rPr>
                      <m:t>1</m:t>
                    </m:r>
                  </m:sub>
                </m:sSub>
                <m:r>
                  <w:rPr>
                    <w:rFonts w:ascii="Cambria Math" w:hAnsi="Cambria Math"/>
                  </w:rPr>
                  <m:t>)(1-</m:t>
                </m:r>
                <m:sSubSup>
                  <m:sSubSupPr>
                    <m:ctrlPr>
                      <w:ins w:id="207" w:author="Gibran Hemani" w:date="2020-01-14T08:59:00Z">
                        <w:rPr>
                          <w:rFonts w:ascii="Cambria Math" w:hAnsi="Cambria Math"/>
                        </w:rPr>
                      </w:ins>
                    </m:ctrlPr>
                  </m:sSubSupPr>
                  <m:e>
                    <m:r>
                      <w:rPr>
                        <w:rFonts w:ascii="Cambria Math" w:hAnsi="Cambria Math"/>
                      </w:rPr>
                      <m:t>r</m:t>
                    </m:r>
                  </m:e>
                  <m:sub>
                    <m:r>
                      <w:rPr>
                        <w:rFonts w:ascii="Cambria Math" w:hAnsi="Cambria Math"/>
                      </w:rPr>
                      <m:t>12</m:t>
                    </m:r>
                  </m:sub>
                  <m:sup>
                    <m:r>
                      <w:rPr>
                        <w:rFonts w:ascii="Cambria Math" w:hAnsi="Cambria Math"/>
                      </w:rPr>
                      <m:t>2</m:t>
                    </m:r>
                  </m:sup>
                </m:sSubSup>
                <m:r>
                  <w:rPr>
                    <w:rFonts w:ascii="Cambria Math" w:hAnsi="Cambria Math"/>
                  </w:rPr>
                  <m:t>)=var(</m:t>
                </m:r>
                <m:sSub>
                  <m:sSubPr>
                    <m:ctrlPr>
                      <w:ins w:id="208" w:author="Gibran Hemani" w:date="2020-01-14T08:59:00Z">
                        <w:rPr>
                          <w:rFonts w:ascii="Cambria Math" w:hAnsi="Cambria Math"/>
                        </w:rPr>
                      </w:ins>
                    </m:ctrlPr>
                  </m:sSubPr>
                  <m:e>
                    <m:r>
                      <w:rPr>
                        <w:rFonts w:ascii="Cambria Math" w:hAnsi="Cambria Math"/>
                      </w:rPr>
                      <m:t>e</m:t>
                    </m:r>
                  </m:e>
                  <m:sub>
                    <m:r>
                      <w:rPr>
                        <w:rFonts w:ascii="Cambria Math" w:hAnsi="Cambria Math"/>
                      </w:rPr>
                      <m:t>LM</m:t>
                    </m:r>
                  </m:sub>
                </m:sSub>
                <m:r>
                  <w:rPr>
                    <w:rFonts w:ascii="Cambria Math" w:hAnsi="Cambria Math"/>
                  </w:rPr>
                  <m:t>)</m:t>
                </m:r>
              </m:e>
            </m:mr>
          </m:m>
        </m:oMath>
      </m:oMathPara>
    </w:p>
    <w:p w14:paraId="77A89FE0" w14:textId="4028E28A" w:rsidR="00C5195D" w:rsidRDefault="00766274">
      <w:pPr>
        <w:pStyle w:val="FirstParagraph"/>
      </w:pPr>
      <w:r>
        <w:t>Thus,</w:t>
      </w:r>
      <w:r w:rsidR="00EE1D21">
        <w:t xml:space="preserve"> when using a linear model an incorrect variance of the interaction test is assumed, and this can lead to inflated (or deflated) type-I error rates. The ratio of the exact and linear model variances is the expected value of the linear model F-test. If we first rearrang</w:t>
      </w:r>
      <w:r w:rsidR="008728B3">
        <w:t>e</w:t>
      </w:r>
      <w:r w:rsidR="00EE1D21">
        <w:t>,</w:t>
      </w:r>
    </w:p>
    <w:p w14:paraId="1B0A40CC" w14:textId="77777777" w:rsidR="00C5195D" w:rsidRDefault="00127B72">
      <w:pPr>
        <w:pStyle w:val="BodyText"/>
      </w:pPr>
      <m:oMathPara>
        <m:oMathParaPr>
          <m:jc m:val="center"/>
        </m:oMathParaPr>
        <m:oMath>
          <m:m>
            <m:mPr>
              <m:plcHide m:val="1"/>
              <m:mcs>
                <m:mc>
                  <m:mcPr>
                    <m:count m:val="1"/>
                    <m:mcJc m:val="right"/>
                  </m:mcPr>
                </m:mc>
              </m:mcs>
              <m:ctrlPr>
                <w:ins w:id="209" w:author="Gibran Hemani" w:date="2020-01-14T08:59:00Z">
                  <w:rPr>
                    <w:rFonts w:ascii="Cambria Math" w:hAnsi="Cambria Math"/>
                  </w:rPr>
                </w:ins>
              </m:ctrlPr>
            </m:mPr>
            <m:mr>
              <m:e>
                <m:r>
                  <w:rPr>
                    <w:rFonts w:ascii="Cambria Math" w:hAnsi="Cambria Math"/>
                  </w:rPr>
                  <m:t>c⋅var(δ)=var(</m:t>
                </m:r>
                <m:sSub>
                  <m:sSubPr>
                    <m:ctrlPr>
                      <w:ins w:id="210" w:author="Gibran Hemani" w:date="2020-01-14T08:59:00Z">
                        <w:rPr>
                          <w:rFonts w:ascii="Cambria Math" w:hAnsi="Cambria Math"/>
                        </w:rPr>
                      </w:ins>
                    </m:ctrlPr>
                  </m:sSubPr>
                  <m:e>
                    <m:r>
                      <w:rPr>
                        <w:rFonts w:ascii="Cambria Math" w:hAnsi="Cambria Math"/>
                      </w:rPr>
                      <m:t>e</m:t>
                    </m:r>
                  </m:e>
                  <m:sub>
                    <m:r>
                      <w:rPr>
                        <w:rFonts w:ascii="Cambria Math" w:hAnsi="Cambria Math"/>
                      </w:rPr>
                      <m:t>LM</m:t>
                    </m:r>
                  </m:sub>
                </m:sSub>
                <m:r>
                  <w:rPr>
                    <w:rFonts w:ascii="Cambria Math" w:hAnsi="Cambria Math"/>
                  </w:rPr>
                  <m:t>)+</m:t>
                </m:r>
                <m:f>
                  <m:fPr>
                    <m:ctrlPr>
                      <w:ins w:id="211" w:author="Gibran Hemani" w:date="2020-01-14T08:59:00Z">
                        <w:rPr>
                          <w:rFonts w:ascii="Cambria Math" w:hAnsi="Cambria Math"/>
                        </w:rPr>
                      </w:ins>
                    </m:ctrlPr>
                  </m:fPr>
                  <m:num>
                    <m:r>
                      <w:rPr>
                        <w:rFonts w:ascii="Cambria Math" w:hAnsi="Cambria Math"/>
                      </w:rPr>
                      <m:t>D(1-2</m:t>
                    </m:r>
                    <m:sSub>
                      <m:sSubPr>
                        <m:ctrlPr>
                          <w:ins w:id="212" w:author="Gibran Hemani" w:date="2020-01-14T08:59:00Z">
                            <w:rPr>
                              <w:rFonts w:ascii="Cambria Math" w:hAnsi="Cambria Math"/>
                            </w:rPr>
                          </w:ins>
                        </m:ctrlPr>
                      </m:sSubPr>
                      <m:e>
                        <m:r>
                          <w:rPr>
                            <w:rFonts w:ascii="Cambria Math" w:hAnsi="Cambria Math"/>
                          </w:rPr>
                          <m:t>p</m:t>
                        </m:r>
                      </m:e>
                      <m:sub>
                        <m:r>
                          <w:rPr>
                            <w:rFonts w:ascii="Cambria Math" w:hAnsi="Cambria Math"/>
                          </w:rPr>
                          <m:t>i</m:t>
                        </m:r>
                      </m:sub>
                    </m:sSub>
                    <m:r>
                      <w:rPr>
                        <w:rFonts w:ascii="Cambria Math" w:hAnsi="Cambria Math"/>
                      </w:rPr>
                      <m:t>)(1-2</m:t>
                    </m:r>
                    <m:sSub>
                      <m:sSubPr>
                        <m:ctrlPr>
                          <w:ins w:id="213"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num>
                  <m:den>
                    <m:sSub>
                      <m:sSubPr>
                        <m:ctrlPr>
                          <w:ins w:id="214"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m:t>
                    </m:r>
                    <m:sSub>
                      <m:sSubPr>
                        <m:ctrlPr>
                          <w:ins w:id="215"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m:t>
                </m:r>
                <m:f>
                  <m:fPr>
                    <m:ctrlPr>
                      <w:ins w:id="216" w:author="Gibran Hemani" w:date="2020-01-14T08:59:00Z">
                        <w:rPr>
                          <w:rFonts w:ascii="Cambria Math" w:hAnsi="Cambria Math"/>
                        </w:rPr>
                      </w:ins>
                    </m:ctrlPr>
                  </m:fPr>
                  <m:num>
                    <m:sSup>
                      <m:sSupPr>
                        <m:ctrlPr>
                          <w:ins w:id="217" w:author="Gibran Hemani" w:date="2020-01-14T08:59:00Z">
                            <w:rPr>
                              <w:rFonts w:ascii="Cambria Math" w:hAnsi="Cambria Math"/>
                            </w:rPr>
                          </w:ins>
                        </m:ctrlPr>
                      </m:sSupPr>
                      <m:e>
                        <m:r>
                          <w:rPr>
                            <w:rFonts w:ascii="Cambria Math" w:hAnsi="Cambria Math"/>
                          </w:rPr>
                          <m:t>D</m:t>
                        </m:r>
                      </m:e>
                      <m:sup>
                        <m:r>
                          <w:rPr>
                            <w:rFonts w:ascii="Cambria Math" w:hAnsi="Cambria Math"/>
                          </w:rPr>
                          <m:t>2</m:t>
                        </m:r>
                      </m:sup>
                    </m:sSup>
                    <m:r>
                      <w:rPr>
                        <w:rFonts w:ascii="Cambria Math" w:hAnsi="Cambria Math"/>
                      </w:rPr>
                      <m:t>(1-2</m:t>
                    </m:r>
                    <m:sSub>
                      <m:sSubPr>
                        <m:ctrlPr>
                          <w:ins w:id="218"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sSup>
                      <m:sSupPr>
                        <m:ctrlPr>
                          <w:ins w:id="219" w:author="Gibran Hemani" w:date="2020-01-14T08:59:00Z">
                            <w:rPr>
                              <w:rFonts w:ascii="Cambria Math" w:hAnsi="Cambria Math"/>
                            </w:rPr>
                          </w:ins>
                        </m:ctrlPr>
                      </m:sSupPr>
                      <m:e>
                        <m:r>
                          <w:rPr>
                            <w:rFonts w:ascii="Cambria Math" w:hAnsi="Cambria Math"/>
                          </w:rPr>
                          <m:t>)</m:t>
                        </m:r>
                      </m:e>
                      <m:sup>
                        <m:r>
                          <w:rPr>
                            <w:rFonts w:ascii="Cambria Math" w:hAnsi="Cambria Math"/>
                          </w:rPr>
                          <m:t>2</m:t>
                        </m:r>
                      </m:sup>
                    </m:sSup>
                  </m:num>
                  <m:den>
                    <m:sSubSup>
                      <m:sSubSupPr>
                        <m:ctrlPr>
                          <w:ins w:id="220" w:author="Gibran Hemani" w:date="2020-01-14T08:59:00Z">
                            <w:rPr>
                              <w:rFonts w:ascii="Cambria Math" w:hAnsi="Cambria Math"/>
                            </w:rPr>
                          </w:ins>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ins w:id="221"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sSup>
                      <m:sSupPr>
                        <m:ctrlPr>
                          <w:ins w:id="222" w:author="Gibran Hemani" w:date="2020-01-14T08:59:00Z">
                            <w:rPr>
                              <w:rFonts w:ascii="Cambria Math" w:hAnsi="Cambria Math"/>
                            </w:rPr>
                          </w:ins>
                        </m:ctrlPr>
                      </m:sSupPr>
                      <m:e>
                        <m:r>
                          <w:rPr>
                            <w:rFonts w:ascii="Cambria Math" w:hAnsi="Cambria Math"/>
                          </w:rPr>
                          <m:t>)</m:t>
                        </m:r>
                      </m:e>
                      <m:sup>
                        <m:r>
                          <w:rPr>
                            <w:rFonts w:ascii="Cambria Math" w:hAnsi="Cambria Math"/>
                          </w:rPr>
                          <m:t>2</m:t>
                        </m:r>
                      </m:sup>
                    </m:sSup>
                  </m:den>
                </m:f>
              </m:e>
            </m:mr>
          </m:m>
        </m:oMath>
      </m:oMathPara>
    </w:p>
    <w:p w14:paraId="7364A5A7" w14:textId="77777777" w:rsidR="00C5195D" w:rsidRDefault="00EE1D21">
      <w:pPr>
        <w:pStyle w:val="FirstParagraph"/>
      </w:pPr>
      <w:r>
        <w:t xml:space="preserve">we can obtain the ratio of </w:t>
      </w:r>
      <w:r w:rsidR="008728B3">
        <w:t>test statistic variances</w:t>
      </w:r>
    </w:p>
    <w:p w14:paraId="7733E5CF" w14:textId="77777777" w:rsidR="00C5195D" w:rsidRDefault="00127B72">
      <w:pPr>
        <w:pStyle w:val="BodyText"/>
      </w:pPr>
      <m:oMathPara>
        <m:oMathParaPr>
          <m:jc m:val="center"/>
        </m:oMathParaPr>
        <m:oMath>
          <m:m>
            <m:mPr>
              <m:plcHide m:val="1"/>
              <m:mcs>
                <m:mc>
                  <m:mcPr>
                    <m:count m:val="1"/>
                    <m:mcJc m:val="right"/>
                  </m:mcPr>
                </m:mc>
              </m:mcs>
              <m:ctrlPr>
                <w:ins w:id="223" w:author="Gibran Hemani" w:date="2020-01-14T08:59:00Z">
                  <w:rPr>
                    <w:rFonts w:ascii="Cambria Math" w:hAnsi="Cambria Math"/>
                  </w:rPr>
                </w:ins>
              </m:ctrlPr>
            </m:mPr>
            <m:mr>
              <m:e>
                <m:r>
                  <w:rPr>
                    <w:rFonts w:ascii="Cambria Math" w:hAnsi="Cambria Math"/>
                  </w:rPr>
                  <m:t>var(δ)/var(</m:t>
                </m:r>
                <m:sSub>
                  <m:sSubPr>
                    <m:ctrlPr>
                      <w:ins w:id="224" w:author="Gibran Hemani" w:date="2020-01-14T08:59:00Z">
                        <w:rPr>
                          <w:rFonts w:ascii="Cambria Math" w:hAnsi="Cambria Math"/>
                        </w:rPr>
                      </w:ins>
                    </m:ctrlPr>
                  </m:sSubPr>
                  <m:e>
                    <m:r>
                      <w:rPr>
                        <w:rFonts w:ascii="Cambria Math" w:hAnsi="Cambria Math"/>
                      </w:rPr>
                      <m:t>δ</m:t>
                    </m:r>
                  </m:e>
                  <m:sub>
                    <m:r>
                      <w:rPr>
                        <w:rFonts w:ascii="Cambria Math" w:hAnsi="Cambria Math"/>
                      </w:rPr>
                      <m:t>LM</m:t>
                    </m:r>
                  </m:sub>
                </m:sSub>
                <m:r>
                  <w:rPr>
                    <w:rFonts w:ascii="Cambria Math" w:hAnsi="Cambria Math"/>
                  </w:rPr>
                  <m:t>)=E(F)=1+</m:t>
                </m:r>
                <m:f>
                  <m:fPr>
                    <m:ctrlPr>
                      <w:ins w:id="225" w:author="Gibran Hemani" w:date="2020-01-14T08:59:00Z">
                        <w:rPr>
                          <w:rFonts w:ascii="Cambria Math" w:hAnsi="Cambria Math"/>
                        </w:rPr>
                      </w:ins>
                    </m:ctrlPr>
                  </m:fPr>
                  <m:num>
                    <m:r>
                      <w:rPr>
                        <w:rFonts w:ascii="Cambria Math" w:hAnsi="Cambria Math"/>
                      </w:rPr>
                      <m:t>D(1-2</m:t>
                    </m:r>
                    <m:sSub>
                      <m:sSubPr>
                        <m:ctrlPr>
                          <w:ins w:id="226" w:author="Gibran Hemani" w:date="2020-01-14T08:59:00Z">
                            <w:rPr>
                              <w:rFonts w:ascii="Cambria Math" w:hAnsi="Cambria Math"/>
                            </w:rPr>
                          </w:ins>
                        </m:ctrlPr>
                      </m:sSubPr>
                      <m:e>
                        <m:r>
                          <w:rPr>
                            <w:rFonts w:ascii="Cambria Math" w:hAnsi="Cambria Math"/>
                          </w:rPr>
                          <m:t>p</m:t>
                        </m:r>
                      </m:e>
                      <m:sub>
                        <m:r>
                          <w:rPr>
                            <w:rFonts w:ascii="Cambria Math" w:hAnsi="Cambria Math"/>
                          </w:rPr>
                          <m:t>i</m:t>
                        </m:r>
                      </m:sub>
                    </m:sSub>
                    <m:r>
                      <w:rPr>
                        <w:rFonts w:ascii="Cambria Math" w:hAnsi="Cambria Math"/>
                      </w:rPr>
                      <m:t>)(1-2</m:t>
                    </m:r>
                    <m:sSub>
                      <m:sSubPr>
                        <m:ctrlPr>
                          <w:ins w:id="227"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num>
                  <m:den>
                    <m:sSub>
                      <m:sSubPr>
                        <m:ctrlPr>
                          <w:ins w:id="228"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(1-</m:t>
                    </m:r>
                    <m:sSub>
                      <m:sSubPr>
                        <m:ctrlPr>
                          <w:ins w:id="229"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m:t>
                </m:r>
                <m:f>
                  <m:fPr>
                    <m:ctrlPr>
                      <w:ins w:id="230" w:author="Gibran Hemani" w:date="2020-01-14T08:59:00Z">
                        <w:rPr>
                          <w:rFonts w:ascii="Cambria Math" w:hAnsi="Cambria Math"/>
                        </w:rPr>
                      </w:ins>
                    </m:ctrlPr>
                  </m:fPr>
                  <m:num>
                    <m:sSup>
                      <m:sSupPr>
                        <m:ctrlPr>
                          <w:ins w:id="231" w:author="Gibran Hemani" w:date="2020-01-14T08:59:00Z">
                            <w:rPr>
                              <w:rFonts w:ascii="Cambria Math" w:hAnsi="Cambria Math"/>
                            </w:rPr>
                          </w:ins>
                        </m:ctrlPr>
                      </m:sSupPr>
                      <m:e>
                        <m:r>
                          <w:rPr>
                            <w:rFonts w:ascii="Cambria Math" w:hAnsi="Cambria Math"/>
                          </w:rPr>
                          <m:t>D</m:t>
                        </m:r>
                      </m:e>
                      <m:sup>
                        <m:r>
                          <w:rPr>
                            <w:rFonts w:ascii="Cambria Math" w:hAnsi="Cambria Math"/>
                          </w:rPr>
                          <m:t>2</m:t>
                        </m:r>
                      </m:sup>
                    </m:sSup>
                    <m:r>
                      <w:rPr>
                        <w:rFonts w:ascii="Cambria Math" w:hAnsi="Cambria Math"/>
                      </w:rPr>
                      <m:t>(1-2</m:t>
                    </m:r>
                    <m:sSub>
                      <m:sSubPr>
                        <m:ctrlPr>
                          <w:ins w:id="232"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sSup>
                      <m:sSupPr>
                        <m:ctrlPr>
                          <w:ins w:id="233" w:author="Gibran Hemani" w:date="2020-01-14T08:59:00Z">
                            <w:rPr>
                              <w:rFonts w:ascii="Cambria Math" w:hAnsi="Cambria Math"/>
                            </w:rPr>
                          </w:ins>
                        </m:ctrlPr>
                      </m:sSupPr>
                      <m:e>
                        <m:r>
                          <w:rPr>
                            <w:rFonts w:ascii="Cambria Math" w:hAnsi="Cambria Math"/>
                          </w:rPr>
                          <m:t>)</m:t>
                        </m:r>
                      </m:e>
                      <m:sup>
                        <m:r>
                          <w:rPr>
                            <w:rFonts w:ascii="Cambria Math" w:hAnsi="Cambria Math"/>
                          </w:rPr>
                          <m:t>2</m:t>
                        </m:r>
                      </m:sup>
                    </m:sSup>
                  </m:num>
                  <m:den>
                    <m:sSubSup>
                      <m:sSubSupPr>
                        <m:ctrlPr>
                          <w:ins w:id="234" w:author="Gibran Hemani" w:date="2020-01-14T08:59:00Z">
                            <w:rPr>
                              <w:rFonts w:ascii="Cambria Math" w:hAnsi="Cambria Math"/>
                            </w:rPr>
                          </w:ins>
                        </m:ctrlPr>
                      </m:sSubSupPr>
                      <m:e>
                        <m:r>
                          <w:rPr>
                            <w:rFonts w:ascii="Cambria Math" w:hAnsi="Cambria Math"/>
                          </w:rPr>
                          <m:t>p</m:t>
                        </m:r>
                      </m:e>
                      <m:sub>
                        <m:r>
                          <w:rPr>
                            <w:rFonts w:ascii="Cambria Math" w:hAnsi="Cambria Math"/>
                          </w:rPr>
                          <m:t>2</m:t>
                        </m:r>
                      </m:sub>
                      <m:sup>
                        <m:r>
                          <w:rPr>
                            <w:rFonts w:ascii="Cambria Math" w:hAnsi="Cambria Math"/>
                          </w:rPr>
                          <m:t>2</m:t>
                        </m:r>
                      </m:sup>
                    </m:sSubSup>
                    <m:r>
                      <w:rPr>
                        <w:rFonts w:ascii="Cambria Math" w:hAnsi="Cambria Math"/>
                      </w:rPr>
                      <m:t>(1-</m:t>
                    </m:r>
                    <m:sSub>
                      <m:sSubPr>
                        <m:ctrlPr>
                          <w:ins w:id="235"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sSup>
                      <m:sSupPr>
                        <m:ctrlPr>
                          <w:ins w:id="236" w:author="Gibran Hemani" w:date="2020-01-14T08:59:00Z">
                            <w:rPr>
                              <w:rFonts w:ascii="Cambria Math" w:hAnsi="Cambria Math"/>
                            </w:rPr>
                          </w:ins>
                        </m:ctrlPr>
                      </m:sSupPr>
                      <m:e>
                        <m:r>
                          <w:rPr>
                            <w:rFonts w:ascii="Cambria Math" w:hAnsi="Cambria Math"/>
                          </w:rPr>
                          <m:t>)</m:t>
                        </m:r>
                      </m:e>
                      <m:sup>
                        <m:r>
                          <w:rPr>
                            <w:rFonts w:ascii="Cambria Math" w:hAnsi="Cambria Math"/>
                          </w:rPr>
                          <m:t>2</m:t>
                        </m:r>
                      </m:sup>
                    </m:sSup>
                  </m:den>
                </m:f>
              </m:e>
            </m:mr>
          </m:m>
        </m:oMath>
      </m:oMathPara>
    </w:p>
    <w:p w14:paraId="1D043701" w14:textId="1EA27084" w:rsidR="00C5195D" w:rsidRDefault="00EE1D21">
      <w:pPr>
        <w:pStyle w:val="FirstParagraph"/>
      </w:pPr>
      <w:r>
        <w:t xml:space="preserve">Unless </w:t>
      </w:r>
      <m:oMath>
        <m:r>
          <w:rPr>
            <w:rFonts w:ascii="Cambria Math" w:hAnsi="Cambria Math"/>
          </w:rPr>
          <m:t>D=0</m:t>
        </m:r>
      </m:oMath>
      <w:r>
        <w:t xml:space="preserve">, </w:t>
      </w:r>
      <m:oMath>
        <m:sSub>
          <m:sSubPr>
            <m:ctrlPr>
              <w:ins w:id="237" w:author="Gibran Hemani" w:date="2020-01-14T08:59:00Z">
                <w:rPr>
                  <w:rFonts w:ascii="Cambria Math" w:hAnsi="Cambria Math"/>
                </w:rPr>
              </w:ins>
            </m:ctrlPr>
          </m:sSubPr>
          <m:e>
            <m:r>
              <w:rPr>
                <w:rFonts w:ascii="Cambria Math" w:hAnsi="Cambria Math"/>
              </w:rPr>
              <m:t>p</m:t>
            </m:r>
          </m:e>
          <m:sub>
            <m:r>
              <w:rPr>
                <w:rFonts w:ascii="Cambria Math" w:hAnsi="Cambria Math"/>
              </w:rPr>
              <m:t>2</m:t>
            </m:r>
          </m:sub>
        </m:sSub>
        <m:r>
          <w:rPr>
            <w:rFonts w:ascii="Cambria Math" w:hAnsi="Cambria Math"/>
          </w:rPr>
          <m:t>=0.5</m:t>
        </m:r>
      </m:oMath>
      <w:r>
        <w:t xml:space="preserve"> or </w:t>
      </w:r>
      <m:oMath>
        <m:sSub>
          <m:sSubPr>
            <m:ctrlPr>
              <w:ins w:id="238" w:author="Gibran Hemani" w:date="2020-01-14T08:59:00Z">
                <w:rPr>
                  <w:rFonts w:ascii="Cambria Math" w:hAnsi="Cambria Math"/>
                </w:rPr>
              </w:ins>
            </m:ctrlPr>
          </m:sSubPr>
          <m:e>
            <m:r>
              <w:rPr>
                <w:rFonts w:ascii="Cambria Math" w:hAnsi="Cambria Math"/>
              </w:rPr>
              <m:t>r</m:t>
            </m:r>
          </m:e>
          <m:sub>
            <m:r>
              <w:rPr>
                <w:rFonts w:ascii="Cambria Math" w:hAnsi="Cambria Math"/>
              </w:rPr>
              <m:t>12</m:t>
            </m:r>
          </m:sub>
        </m:sSub>
        <m:r>
          <w:rPr>
            <w:rFonts w:ascii="Cambria Math" w:hAnsi="Cambria Math"/>
          </w:rPr>
          <m:t>=1</m:t>
        </m:r>
      </m:oMath>
      <w:r>
        <w:t xml:space="preserve"> the exact variance is different from that under the linear model. </w:t>
      </w:r>
      <w:r w:rsidR="008728B3">
        <w:t>This</w:t>
      </w:r>
      <w:r>
        <w:t xml:space="preserve"> also shows that the inflation term does not depend on the allele frequency at the unlinked</w:t>
      </w:r>
      <w:r w:rsidR="006511AB">
        <w:t xml:space="preserve"> </w:t>
      </w:r>
      <w:r w:rsidR="006511AB" w:rsidRPr="00A77B67">
        <w:rPr>
          <w:i/>
          <w:iCs/>
        </w:rPr>
        <w:t>trans</w:t>
      </w:r>
      <w:r>
        <w:t xml:space="preserve"> locus. For the parameters used in the simulation above, </w:t>
      </w:r>
      <w:r w:rsidR="006511AB">
        <w:t xml:space="preserve">we find that </w:t>
      </w:r>
      <m:oMath>
        <m:r>
          <w:rPr>
            <w:rFonts w:ascii="Cambria Math" w:hAnsi="Cambria Math"/>
          </w:rPr>
          <m:t>E(F)=3.47</m:t>
        </m:r>
      </m:oMath>
      <w:r>
        <w:t>, agreeing with the results from the simulation.</w:t>
      </w:r>
    </w:p>
    <w:p w14:paraId="45BEDE21" w14:textId="48C06490" w:rsidR="00C5195D" w:rsidRDefault="00EE1D21">
      <w:pPr>
        <w:pStyle w:val="Heading2"/>
      </w:pPr>
      <w:bookmarkStart w:id="239" w:name="X205ad2012d249ad5ea974be74ba2f3cee462082"/>
      <w:del w:id="240" w:author="Gibran Hemani" w:date="2020-01-14T10:58:00Z">
        <w:r w:rsidDel="001572B8">
          <w:delText>Simulations mimicking the original analyses</w:delText>
        </w:r>
      </w:del>
      <w:bookmarkEnd w:id="239"/>
      <w:ins w:id="241" w:author="Jian Yang" w:date="2020-01-09T15:49:00Z">
        <w:del w:id="242" w:author="Gibran Hemani" w:date="2020-01-14T10:58:00Z">
          <w:r w:rsidR="008541CB" w:rsidDel="001572B8">
            <w:delText xml:space="preserve"> in H2014</w:delText>
          </w:r>
        </w:del>
      </w:ins>
      <w:ins w:id="243" w:author="Gibran Hemani" w:date="2020-01-14T10:58:00Z">
        <w:r w:rsidR="001572B8">
          <w:t xml:space="preserve">Test statistic inflation </w:t>
        </w:r>
      </w:ins>
      <w:ins w:id="244" w:author="Gibran Hemani" w:date="2020-01-14T10:59:00Z">
        <w:r w:rsidR="001572B8">
          <w:t xml:space="preserve">in the </w:t>
        </w:r>
      </w:ins>
      <w:ins w:id="245" w:author="Gibran Hemani" w:date="2020-01-14T10:58:00Z">
        <w:r w:rsidR="001572B8">
          <w:t>diploid</w:t>
        </w:r>
      </w:ins>
      <w:ins w:id="246" w:author="Gibran Hemani" w:date="2020-01-14T10:59:00Z">
        <w:r w:rsidR="001572B8">
          <w:t xml:space="preserve"> case</w:t>
        </w:r>
      </w:ins>
    </w:p>
    <w:p w14:paraId="154CD7A1" w14:textId="62110238" w:rsidR="001572B8" w:rsidRPr="001572B8" w:rsidRDefault="006511AB" w:rsidP="001572B8">
      <w:pPr>
        <w:pStyle w:val="FirstParagraph"/>
      </w:pPr>
      <w:r>
        <w:t>We have d</w:t>
      </w:r>
      <w:r w:rsidR="00EE1D21">
        <w:t>emonstrated that the mean and the variance of the test statistic is higher than expected under a simplified haploid model</w:t>
      </w:r>
      <w:r>
        <w:t>.</w:t>
      </w:r>
      <w:r w:rsidR="00EE1D21">
        <w:t xml:space="preserve"> </w:t>
      </w:r>
      <w:r>
        <w:t>W</w:t>
      </w:r>
      <w:r w:rsidR="00EE1D21">
        <w:t xml:space="preserve">e now use simulations to explore the </w:t>
      </w:r>
      <w:r w:rsidR="00766274">
        <w:t>behavior</w:t>
      </w:r>
      <w:r w:rsidR="00EE1D21">
        <w:t xml:space="preserve"> of the test statistic </w:t>
      </w:r>
      <w:ins w:id="247" w:author="Gibran Hemani" w:date="2020-01-14T10:44:00Z">
        <w:r w:rsidR="00C04944">
          <w:t xml:space="preserve">in the diploid context, </w:t>
        </w:r>
      </w:ins>
      <w:del w:id="248" w:author="Gibran Hemani" w:date="2020-01-14T10:56:00Z">
        <w:r w:rsidR="00EE1D21" w:rsidDel="001572B8">
          <w:delText xml:space="preserve">whilst approximating the </w:delText>
        </w:r>
      </w:del>
      <w:ins w:id="249" w:author="Gibran Hemani" w:date="2020-01-14T10:56:00Z">
        <w:r w:rsidR="001572B8">
          <w:t xml:space="preserve">using the </w:t>
        </w:r>
      </w:ins>
      <w:del w:id="250" w:author="Gibran Hemani" w:date="2020-01-14T10:56:00Z">
        <w:r w:rsidR="00EE1D21" w:rsidDel="001572B8">
          <w:delText xml:space="preserve">original testing conditions in </w:delText>
        </w:r>
      </w:del>
      <w:r w:rsidR="00EE1D21">
        <w:t xml:space="preserve">H2014 </w:t>
      </w:r>
      <w:ins w:id="251" w:author="Gibran Hemani" w:date="2020-01-14T10:56:00Z">
        <w:r w:rsidR="001572B8">
          <w:t xml:space="preserve">signals as examples </w:t>
        </w:r>
      </w:ins>
      <w:r w:rsidR="00EE1D21">
        <w:t>(Methods).</w:t>
      </w:r>
      <w:ins w:id="252" w:author="Gibran Hemani" w:date="2020-01-14T10:57:00Z">
        <w:r w:rsidR="001572B8">
          <w:t xml:space="preserve"> Because of the scale of the original analysis it is difficult to </w:t>
        </w:r>
      </w:ins>
      <w:ins w:id="253" w:author="Gibran Hemani" w:date="2020-01-14T10:59:00Z">
        <w:r w:rsidR="001572B8">
          <w:t xml:space="preserve">mimic the conditions that gave rise to the H2014 signals, but we can evaluate the liability </w:t>
        </w:r>
      </w:ins>
      <w:ins w:id="254" w:author="Gibran Hemani" w:date="2020-01-14T11:00:00Z">
        <w:r w:rsidR="001572B8">
          <w:t xml:space="preserve">for test statistic inflation with respect to </w:t>
        </w:r>
      </w:ins>
      <w:ins w:id="255" w:author="Gibran Hemani" w:date="2020-01-14T10:59:00Z">
        <w:r w:rsidR="001572B8">
          <w:t xml:space="preserve">the </w:t>
        </w:r>
      </w:ins>
      <w:ins w:id="256" w:author="Gibran Hemani" w:date="2020-01-14T11:00:00Z">
        <w:r w:rsidR="001572B8">
          <w:t>variants reported.</w:t>
        </w:r>
      </w:ins>
    </w:p>
    <w:p w14:paraId="6550AF1F" w14:textId="094F6261" w:rsidR="00C5195D" w:rsidRDefault="00EE1D21">
      <w:pPr>
        <w:pStyle w:val="BodyText"/>
      </w:pPr>
      <w:r>
        <w:t>There were 846 samples in the discovery and a combined 2</w:t>
      </w:r>
      <w:r w:rsidR="00766274">
        <w:t>,</w:t>
      </w:r>
      <w:r>
        <w:t xml:space="preserve">131 in the replication datasets used in </w:t>
      </w:r>
      <w:r w:rsidR="005C70F4">
        <w:t>Hemani at al 2014</w:t>
      </w:r>
      <w:r>
        <w:t xml:space="preserve">. </w:t>
      </w:r>
      <w:commentRangeStart w:id="257"/>
      <w:r>
        <w:t xml:space="preserve">We reported </w:t>
      </w:r>
      <w:r>
        <w:rPr>
          <w:i/>
        </w:rPr>
        <w:t>MBNL1</w:t>
      </w:r>
      <w:r>
        <w:t xml:space="preserve"> gene expression being influenced by </w:t>
      </w:r>
      <w:r w:rsidR="005C70F4">
        <w:t xml:space="preserve">five </w:t>
      </w:r>
      <w:r w:rsidRPr="00A77B67">
        <w:rPr>
          <w:i/>
        </w:rPr>
        <w:t>cis-trans</w:t>
      </w:r>
      <w:r>
        <w:t xml:space="preserve"> epistatic interactions, where the cis variant was rs13069559</w:t>
      </w:r>
      <w:commentRangeEnd w:id="257"/>
      <w:r w:rsidR="00BF2340">
        <w:rPr>
          <w:rStyle w:val="CommentReference"/>
        </w:rPr>
        <w:commentReference w:id="257"/>
      </w:r>
      <w:r>
        <w:t>.</w:t>
      </w:r>
      <w:del w:id="258" w:author="Gibran Hemani" w:date="2020-01-14T23:43:00Z">
        <w:r w:rsidDel="00DD3442">
          <w:delText xml:space="preserve"> </w:delText>
        </w:r>
      </w:del>
      <w:ins w:id="259" w:author="Gibran Hemani" w:date="2020-01-14T23:43:00Z">
        <w:r w:rsidR="00DD3442">
          <w:t xml:space="preserve"> </w:t>
        </w:r>
      </w:ins>
      <w:del w:id="260" w:author="Gibran Hemani" w:date="2020-01-14T23:42:00Z">
        <w:r w:rsidDel="00DD3442">
          <w:delText xml:space="preserve">These </w:delText>
        </w:r>
      </w:del>
      <w:ins w:id="261" w:author="Gibran Hemani" w:date="2020-01-14T23:43:00Z">
        <w:r w:rsidR="00DD3442">
          <w:t>T</w:t>
        </w:r>
      </w:ins>
      <w:ins w:id="262" w:author="Gibran Hemani" w:date="2020-01-14T23:42:00Z">
        <w:r w:rsidR="00DD3442">
          <w:t xml:space="preserve">hese discovered </w:t>
        </w:r>
      </w:ins>
      <w:r>
        <w:t>associations replicated at the Bonferroni level in the independent replication sample</w:t>
      </w:r>
      <w:ins w:id="263" w:author="Gibran Hemani" w:date="2020-01-14T23:43:00Z">
        <w:r w:rsidR="00DD3442">
          <w:t>, but the genomic inflation factor for this locus was 3.1</w:t>
        </w:r>
      </w:ins>
      <w:ins w:id="264" w:author="Gibran Hemani" w:date="2020-01-14T23:45:00Z">
        <w:r w:rsidR="00033CE7">
          <w:t>5</w:t>
        </w:r>
      </w:ins>
      <w:r>
        <w:t xml:space="preserve">. Fitting the fine-mapped additive </w:t>
      </w:r>
      <w:r w:rsidRPr="00A77B67">
        <w:rPr>
          <w:i/>
        </w:rPr>
        <w:t>cis</w:t>
      </w:r>
      <w:r>
        <w:t xml:space="preserve">-variant rs67903230 attenuated the </w:t>
      </w:r>
      <w:r w:rsidRPr="00A77B67">
        <w:rPr>
          <w:i/>
        </w:rPr>
        <w:t>cis-trans</w:t>
      </w:r>
      <w:r>
        <w:t xml:space="preserve"> signals involving rs13069559. </w:t>
      </w:r>
      <w:del w:id="265" w:author="Jian Yang" w:date="2020-01-09T14:47:00Z">
        <w:r w:rsidDel="00BF2340">
          <w:delText xml:space="preserve">Using real </w:delText>
        </w:r>
        <w:r w:rsidR="00766274" w:rsidDel="00BF2340">
          <w:delText xml:space="preserve">genotype </w:delText>
        </w:r>
        <w:r w:rsidDel="00BF2340">
          <w:delText>data w</w:delText>
        </w:r>
      </w:del>
      <w:ins w:id="266" w:author="Jian Yang" w:date="2020-01-09T14:47:00Z">
        <w:r w:rsidR="00BF2340">
          <w:t>W</w:t>
        </w:r>
      </w:ins>
      <w:r>
        <w:t xml:space="preserve">e used </w:t>
      </w:r>
      <w:ins w:id="267" w:author="Jian Yang" w:date="2020-01-09T14:47:00Z">
        <w:r w:rsidR="00BF2340">
          <w:t xml:space="preserve">real genotype data of </w:t>
        </w:r>
      </w:ins>
      <w:r>
        <w:t>the rs67903230 variant to simulate a phenotype with a large additive effect, and then performed the 4</w:t>
      </w:r>
      <w:r w:rsidR="00766274">
        <w:t xml:space="preserve"> </w:t>
      </w:r>
      <w:proofErr w:type="spellStart"/>
      <w:r>
        <w:t>d</w:t>
      </w:r>
      <w:r w:rsidR="00766274">
        <w:t>.</w:t>
      </w:r>
      <w:r>
        <w:t>f</w:t>
      </w:r>
      <w:r w:rsidR="00766274">
        <w:t>.</w:t>
      </w:r>
      <w:proofErr w:type="spellEnd"/>
      <w:r>
        <w:t xml:space="preserve"> interaction test for association between the </w:t>
      </w:r>
      <w:r w:rsidR="00766274">
        <w:t>originally</w:t>
      </w:r>
      <w:r>
        <w:t xml:space="preserve"> discovered </w:t>
      </w:r>
      <w:r w:rsidRPr="00A77B67">
        <w:rPr>
          <w:i/>
        </w:rPr>
        <w:t>cis</w:t>
      </w:r>
      <w:r>
        <w:t xml:space="preserve"> variant rs13069559 and 502510 genotyped markers, excluding the </w:t>
      </w:r>
      <w:r w:rsidRPr="00A77B67">
        <w:rPr>
          <w:i/>
        </w:rPr>
        <w:t>cis</w:t>
      </w:r>
      <w:r>
        <w:t xml:space="preserve"> chromosome (chromosome 3). </w:t>
      </w:r>
      <w:ins w:id="268" w:author="Gibran Hemani" w:date="2020-01-14T11:12:00Z">
        <w:r w:rsidR="00DD7081">
          <w:t xml:space="preserve">We used the rs13069559 variant based on the reasoning that if it was detected due to test statistic inflation then it was ascertained for </w:t>
        </w:r>
      </w:ins>
      <w:ins w:id="269" w:author="Gibran Hemani" w:date="2020-01-14T11:13:00Z">
        <w:r w:rsidR="00DD7081">
          <w:t>its LD properties with the rs67903230 cis-</w:t>
        </w:r>
        <w:proofErr w:type="spellStart"/>
        <w:r w:rsidR="00DD7081">
          <w:t>additve</w:t>
        </w:r>
        <w:proofErr w:type="spellEnd"/>
        <w:r w:rsidR="00DD7081">
          <w:t xml:space="preserve"> causal variant.</w:t>
        </w:r>
      </w:ins>
      <w:ins w:id="270" w:author="Gibran Hemani" w:date="2020-01-14T11:12:00Z">
        <w:r w:rsidR="00DD7081">
          <w:t xml:space="preserve"> </w:t>
        </w:r>
      </w:ins>
      <w:ins w:id="271" w:author="Gibran Hemani" w:date="2020-01-14T11:13:00Z">
        <w:r w:rsidR="00DD7081">
          <w:t>In the simulations, a</w:t>
        </w:r>
      </w:ins>
      <w:del w:id="272" w:author="Gibran Hemani" w:date="2020-01-14T11:13:00Z">
        <w:r w:rsidDel="00DD7081">
          <w:delText>A</w:delText>
        </w:r>
      </w:del>
      <w:r>
        <w:t xml:space="preserve">ny pair of loci that had interaction test statistics surpassing a Bonferroni correction were taken forward to replication. As in the original analysis, we only allowed one </w:t>
      </w:r>
      <w:r w:rsidRPr="00A77B67">
        <w:rPr>
          <w:i/>
        </w:rPr>
        <w:t>trans</w:t>
      </w:r>
      <w:r>
        <w:t xml:space="preserve">-effect per </w:t>
      </w:r>
      <w:r w:rsidR="005C70F4">
        <w:t>autosome</w:t>
      </w:r>
      <w:r>
        <w:t xml:space="preserve">, thus the maximum number of </w:t>
      </w:r>
      <w:r w:rsidRPr="00A77B67">
        <w:rPr>
          <w:i/>
        </w:rPr>
        <w:t>cis-trans</w:t>
      </w:r>
      <w:r>
        <w:t xml:space="preserve"> interactions for a simulation was 21. We performed 40,000 simulations, allowing the phenotypic variance explained by </w:t>
      </w:r>
      <w:commentRangeStart w:id="273"/>
      <w:r>
        <w:t>the rs67903230 additive effect to range uniformly from 0 to 50% across the set of simulations.</w:t>
      </w:r>
      <w:commentRangeEnd w:id="273"/>
      <w:r w:rsidR="00BF2340">
        <w:rPr>
          <w:rStyle w:val="CommentReference"/>
        </w:rPr>
        <w:commentReference w:id="273"/>
      </w:r>
    </w:p>
    <w:p w14:paraId="635B34F1" w14:textId="21F5FC36" w:rsidR="00C5195D" w:rsidRDefault="00EE1D21" w:rsidP="00E962B0">
      <w:pPr>
        <w:pStyle w:val="BodyText"/>
        <w:rPr>
          <w:ins w:id="274" w:author="Gibran Hemani" w:date="2020-01-14T16:36:00Z"/>
        </w:rPr>
      </w:pPr>
      <w:r>
        <w:t>Figure 2 shows that the genomic inflation factor related strongly to the variance explained by the additive effect. Figure 3 demonstrates that as genomic inflation grows, the number of false positive interactions grows. We also observe that it is possible to obtain several false discovery signals per simulation even when the genomic inflation factor is low.</w:t>
      </w:r>
    </w:p>
    <w:p w14:paraId="74D96FBE" w14:textId="192DB79F" w:rsidR="007B4C48" w:rsidRDefault="00033CE7" w:rsidP="00E962B0">
      <w:pPr>
        <w:pStyle w:val="BodyText"/>
        <w:rPr>
          <w:ins w:id="275" w:author="Gibran Hemani" w:date="2020-01-14T11:01:00Z"/>
        </w:rPr>
      </w:pPr>
      <w:ins w:id="276" w:author="Gibran Hemani" w:date="2020-01-14T23:47:00Z">
        <w:r>
          <w:lastRenderedPageBreak/>
          <w:t xml:space="preserve">Extending </w:t>
        </w:r>
      </w:ins>
      <w:ins w:id="277" w:author="Gibran Hemani" w:date="2020-01-14T16:37:00Z">
        <w:r w:rsidR="007B4C48">
          <w:t xml:space="preserve">these simulations </w:t>
        </w:r>
      </w:ins>
      <w:ins w:id="278" w:author="Gibran Hemani" w:date="2020-01-14T23:47:00Z">
        <w:r>
          <w:t xml:space="preserve">to more scenarios </w:t>
        </w:r>
      </w:ins>
      <w:ins w:id="279" w:author="Gibran Hemani" w:date="2020-01-14T16:37:00Z">
        <w:r w:rsidR="007B4C48">
          <w:t xml:space="preserve">by expanding to more loci amongst the H2014 signals </w:t>
        </w:r>
      </w:ins>
      <w:ins w:id="280" w:author="Gibran Hemani" w:date="2020-01-14T23:38:00Z">
        <w:r w:rsidR="00F35CF4">
          <w:t xml:space="preserve">resulted in slightly less inflation because </w:t>
        </w:r>
      </w:ins>
      <w:ins w:id="281" w:author="Gibran Hemani" w:date="2020-01-14T23:41:00Z">
        <w:r w:rsidR="00DD3442">
          <w:t>we are no longer ascertaining for a locus that is known to have high inflation and high replication rates</w:t>
        </w:r>
      </w:ins>
      <w:ins w:id="282" w:author="Gibran Hemani" w:date="2020-01-14T16:37:00Z">
        <w:r w:rsidR="007B4C48">
          <w:t>.</w:t>
        </w:r>
      </w:ins>
    </w:p>
    <w:p w14:paraId="287FEA75" w14:textId="1045CF36" w:rsidR="001572B8" w:rsidDel="00195BD8" w:rsidRDefault="001572B8">
      <w:pPr>
        <w:pStyle w:val="BodyText"/>
        <w:rPr>
          <w:del w:id="283" w:author="Gibran Hemani" w:date="2020-01-14T16:28:00Z"/>
        </w:rPr>
      </w:pPr>
    </w:p>
    <w:p w14:paraId="3D0AE4FB" w14:textId="77777777" w:rsidR="00C5195D" w:rsidRDefault="00EE1D21">
      <w:pPr>
        <w:pStyle w:val="Heading2"/>
      </w:pPr>
      <w:bookmarkStart w:id="284" w:name="X90cf84505d1b51210af0f4630444161ad134463"/>
      <w:r>
        <w:t>Replication rate of false discovery signals</w:t>
      </w:r>
      <w:bookmarkEnd w:id="284"/>
    </w:p>
    <w:p w14:paraId="65FF4C72" w14:textId="1E814062" w:rsidR="00C5195D" w:rsidRDefault="00EE1D21">
      <w:pPr>
        <w:pStyle w:val="FirstParagraph"/>
      </w:pPr>
      <w:r>
        <w:t xml:space="preserve">In </w:t>
      </w:r>
      <w:r w:rsidR="005C70F4">
        <w:t xml:space="preserve">Hemani et al 2014 </w:t>
      </w:r>
      <w:r>
        <w:t>we found a replication rate</w:t>
      </w:r>
      <w:r w:rsidR="00756E73" w:rsidRPr="00756E73">
        <w:t xml:space="preserve"> </w:t>
      </w:r>
      <w:r w:rsidR="00756E73">
        <w:t>of 6%</w:t>
      </w:r>
      <w:r>
        <w:t xml:space="preserve">, after strict multiple testing correction (p &lt; 0.05/501). An important result </w:t>
      </w:r>
      <w:r w:rsidR="005C70F4">
        <w:t xml:space="preserve">from that analysis </w:t>
      </w:r>
      <w:r>
        <w:t xml:space="preserve">was that the replication rate of true positive </w:t>
      </w:r>
      <w:r w:rsidR="00766274">
        <w:t>epistatic</w:t>
      </w:r>
      <w:r>
        <w:t xml:space="preserve"> signals is expected to be low compared to additive effects, due to </w:t>
      </w:r>
      <w:r w:rsidR="005C70F4">
        <w:t xml:space="preserve">three </w:t>
      </w:r>
      <w:r>
        <w:t>processes</w:t>
      </w:r>
      <w:r w:rsidR="00766274">
        <w:t>:</w:t>
      </w:r>
      <w:r>
        <w:t xml:space="preserve"> First, there is a</w:t>
      </w:r>
      <w:r w:rsidR="005C70F4">
        <w:t xml:space="preserve"> more extreme</w:t>
      </w:r>
      <w:r>
        <w:t xml:space="preserve"> winner’s curse</w:t>
      </w:r>
      <w:r w:rsidR="005C70F4">
        <w:t xml:space="preserve"> for the epistatic signals due to a more stringent significance threshold. Second,</w:t>
      </w:r>
      <w:r>
        <w:t xml:space="preserve"> </w:t>
      </w:r>
      <w:r w:rsidR="005C70F4">
        <w:t xml:space="preserve">there is a winner’s curse </w:t>
      </w:r>
      <w:r>
        <w:t xml:space="preserve">in the discovery sample operating on the LD </w:t>
      </w:r>
      <m:oMath>
        <m:sSup>
          <m:sSupPr>
            <m:ctrlPr>
              <w:ins w:id="285" w:author="Gibran Hemani" w:date="2020-01-14T08:59:00Z">
                <w:rPr>
                  <w:rFonts w:ascii="Cambria Math" w:hAnsi="Cambria Math"/>
                </w:rPr>
              </w:ins>
            </m:ctrlPr>
          </m:sSupPr>
          <m:e>
            <m:r>
              <w:rPr>
                <w:rFonts w:ascii="Cambria Math" w:hAnsi="Cambria Math"/>
              </w:rPr>
              <m:t>r</m:t>
            </m:r>
          </m:e>
          <m:sup>
            <m:r>
              <w:rPr>
                <w:rFonts w:ascii="Cambria Math" w:hAnsi="Cambria Math"/>
              </w:rPr>
              <m:t>2</m:t>
            </m:r>
          </m:sup>
        </m:sSup>
      </m:oMath>
      <w:r>
        <w:t xml:space="preserve"> between the causal interacting loci and </w:t>
      </w:r>
      <w:r w:rsidR="005C70F4">
        <w:t xml:space="preserve">each of </w:t>
      </w:r>
      <w:r>
        <w:t xml:space="preserve">the </w:t>
      </w:r>
      <w:r w:rsidR="005C70F4">
        <w:t xml:space="preserve">two </w:t>
      </w:r>
      <w:r>
        <w:t>observed markers</w:t>
      </w:r>
      <w:r w:rsidR="005C70F4">
        <w:t>. Third</w:t>
      </w:r>
      <w:r>
        <w:t>, the decay of the causal interaction signal with lowering LD in the replication sample is rapid. However, under the null hypothesis being true, it is not clear what is to be expected in terms of the replication rate of false positives from the discovery sample.</w:t>
      </w:r>
    </w:p>
    <w:p w14:paraId="0E249466" w14:textId="77777777" w:rsidR="00C5195D" w:rsidRDefault="00EE1D21">
      <w:pPr>
        <w:pStyle w:val="BodyText"/>
      </w:pPr>
      <w:r>
        <w:t>Using the simulations described in the previous section, we were able to compare the genomic inflation factor obtained in the discovery data against the replication data. Figure 4 demonstrates a strong relationship, though the correlation of the F-statistics in the discovery and the replication was small (Figure 5). We next asked if a simulation had at least one significant effect</w:t>
      </w:r>
      <w:r w:rsidR="00671FF1">
        <w:t xml:space="preserve"> then</w:t>
      </w:r>
      <w:r>
        <w:t xml:space="preserve"> what was the replication rate of that significant effect in the independent replication sample? We used three different significance thresholds for determining replication, 1) FDR within simulation, 2) Bonferroni within simulation and 3) Experiment-wide Bonferroni as used in H2014 (p &lt; 0.05/501). While the relaxed thresholds (1) and (2) could reach replication rates as high as 15%, the experiment-wide threshold (3) required very high genomic inflation to obtain any detectable replication, and the rate when genomic inflation was very high did not surpass 2% (Figure 6).</w:t>
      </w:r>
    </w:p>
    <w:p w14:paraId="2C5DBE82" w14:textId="19A9F768" w:rsidR="00C5195D" w:rsidRDefault="00EE1D21">
      <w:pPr>
        <w:pStyle w:val="BodyText"/>
      </w:pPr>
      <w:r>
        <w:t xml:space="preserve">These simulations were designed to be as </w:t>
      </w:r>
      <w:r w:rsidR="00766274">
        <w:t>favorable</w:t>
      </w:r>
      <w:r>
        <w:t xml:space="preserve"> as possible to generate false positive interaction terms</w:t>
      </w:r>
      <w:ins w:id="286" w:author="Gibran Hemani" w:date="2020-01-14T20:58:00Z">
        <w:r w:rsidR="00020664">
          <w:t xml:space="preserve">. </w:t>
        </w:r>
        <w:proofErr w:type="spellStart"/>
        <w:r w:rsidR="00020664">
          <w:t>Analysing</w:t>
        </w:r>
        <w:proofErr w:type="spellEnd"/>
        <w:r w:rsidR="00020664">
          <w:t xml:space="preserve"> </w:t>
        </w:r>
      </w:ins>
      <w:proofErr w:type="gramStart"/>
      <w:ins w:id="287" w:author="Gibran Hemani" w:date="2020-01-14T20:59:00Z">
        <w:r w:rsidR="00020664">
          <w:t>less</w:t>
        </w:r>
        <w:proofErr w:type="gramEnd"/>
        <w:r w:rsidR="00020664">
          <w:t xml:space="preserve"> extreme scenarios (Methods) gave less striking replication rates.</w:t>
        </w:r>
      </w:ins>
      <w:del w:id="288" w:author="Gibran Hemani" w:date="2020-01-14T20:58:00Z">
        <w:r w:rsidDel="00020664">
          <w:delText>,</w:delText>
        </w:r>
      </w:del>
      <w:r>
        <w:t xml:space="preserve"> </w:t>
      </w:r>
      <w:del w:id="289" w:author="Gibran Hemani" w:date="2020-01-14T20:59:00Z">
        <w:r w:rsidDel="00020664">
          <w:delText>so i</w:delText>
        </w:r>
      </w:del>
      <w:ins w:id="290" w:author="Gibran Hemani" w:date="2020-01-14T20:59:00Z">
        <w:r w:rsidR="00020664">
          <w:t>I</w:t>
        </w:r>
      </w:ins>
      <w:r>
        <w:t xml:space="preserve">t is unclear why the H2014 </w:t>
      </w:r>
      <w:r w:rsidR="004A0652">
        <w:t xml:space="preserve">signals replicated at a </w:t>
      </w:r>
      <w:r>
        <w:t xml:space="preserve">rate that is </w:t>
      </w:r>
      <w:commentRangeStart w:id="291"/>
      <w:del w:id="292" w:author="Gibran Hemani" w:date="2020-01-14T20:57:00Z">
        <w:r w:rsidDel="002E2B83">
          <w:delText xml:space="preserve">substantially </w:delText>
        </w:r>
      </w:del>
      <w:r>
        <w:t xml:space="preserve">higher </w:t>
      </w:r>
      <w:commentRangeEnd w:id="291"/>
      <w:r w:rsidR="008541CB">
        <w:rPr>
          <w:rStyle w:val="CommentReference"/>
        </w:rPr>
        <w:commentReference w:id="291"/>
      </w:r>
      <w:r>
        <w:t xml:space="preserve">than those found in these simulations. </w:t>
      </w:r>
      <w:commentRangeStart w:id="293"/>
      <w:r>
        <w:t xml:space="preserve">One possibility is that there is a mixture of false positives and true epistatic effects amongst those discovered in </w:t>
      </w:r>
      <w:r w:rsidR="004A0652">
        <w:t>Hemani et al 2014</w:t>
      </w:r>
      <w:r>
        <w:t>.</w:t>
      </w:r>
      <w:commentRangeEnd w:id="293"/>
      <w:r w:rsidR="00766274">
        <w:rPr>
          <w:rStyle w:val="CommentReference"/>
        </w:rPr>
        <w:commentReference w:id="293"/>
      </w:r>
      <w:ins w:id="294" w:author="Gibran Hemani" w:date="2020-01-14T23:46:00Z">
        <w:r w:rsidR="00033CE7">
          <w:t xml:space="preserve"> Further </w:t>
        </w:r>
      </w:ins>
      <w:ins w:id="295" w:author="Gibran Hemani" w:date="2020-01-14T23:47:00Z">
        <w:r w:rsidR="00033CE7">
          <w:t xml:space="preserve">simulations in which the scenarios </w:t>
        </w:r>
      </w:ins>
      <w:ins w:id="296" w:author="Gibran Hemani" w:date="2020-01-14T23:48:00Z">
        <w:r w:rsidR="00033CE7">
          <w:t>incorporating more loci</w:t>
        </w:r>
      </w:ins>
      <w:ins w:id="297" w:author="Gibran Hemani" w:date="2020-01-14T23:47:00Z">
        <w:r w:rsidR="00033CE7">
          <w:t xml:space="preserve"> </w:t>
        </w:r>
      </w:ins>
      <w:ins w:id="298" w:author="Gibran Hemani" w:date="2020-01-14T23:46:00Z">
        <w:r w:rsidR="00033CE7">
          <w:t xml:space="preserve">(Methods) </w:t>
        </w:r>
      </w:ins>
      <w:ins w:id="299" w:author="Gibran Hemani" w:date="2020-01-14T23:48:00Z">
        <w:r w:rsidR="00033CE7">
          <w:t>resulted in lower experiment wide replication rates. (Figure 6)</w:t>
        </w:r>
      </w:ins>
    </w:p>
    <w:p w14:paraId="23625692" w14:textId="0416F594" w:rsidR="00C5195D" w:rsidRDefault="00EE1D21">
      <w:pPr>
        <w:pStyle w:val="Heading2"/>
      </w:pPr>
      <w:bookmarkStart w:id="300" w:name="measurement-error-in-the-causal-additive"/>
      <w:r>
        <w:t>Measurement error in the</w:t>
      </w:r>
      <w:ins w:id="301" w:author="Jian Yang" w:date="2020-01-09T15:48:00Z">
        <w:r w:rsidR="008541CB">
          <w:t xml:space="preserve"> </w:t>
        </w:r>
        <w:del w:id="302" w:author="Gibran Hemani" w:date="2020-01-14T20:59:00Z">
          <w:r w:rsidR="008541CB" w:rsidRPr="00020664" w:rsidDel="00020664">
            <w:rPr>
              <w:i/>
              <w:iCs/>
              <w:rPrChange w:id="303" w:author="Gibran Hemani" w:date="2020-01-14T21:00:00Z">
                <w:rPr/>
              </w:rPrChange>
            </w:rPr>
            <w:delText>variant with</w:delText>
          </w:r>
        </w:del>
      </w:ins>
      <w:del w:id="304" w:author="Gibran Hemani" w:date="2020-01-14T20:59:00Z">
        <w:r w:rsidRPr="00020664" w:rsidDel="00020664">
          <w:rPr>
            <w:i/>
            <w:iCs/>
            <w:rPrChange w:id="305" w:author="Gibran Hemani" w:date="2020-01-14T21:00:00Z">
              <w:rPr/>
            </w:rPrChange>
          </w:rPr>
          <w:delText xml:space="preserve"> causal additive</w:delText>
        </w:r>
      </w:del>
      <w:bookmarkEnd w:id="300"/>
      <w:ins w:id="306" w:author="Jian Yang" w:date="2020-01-09T15:48:00Z">
        <w:del w:id="307" w:author="Gibran Hemani" w:date="2020-01-14T20:59:00Z">
          <w:r w:rsidR="008541CB" w:rsidRPr="00020664" w:rsidDel="00020664">
            <w:rPr>
              <w:i/>
              <w:iCs/>
              <w:rPrChange w:id="308" w:author="Gibran Hemani" w:date="2020-01-14T21:00:00Z">
                <w:rPr/>
              </w:rPrChange>
            </w:rPr>
            <w:delText xml:space="preserve"> effect</w:delText>
          </w:r>
        </w:del>
      </w:ins>
      <w:ins w:id="309" w:author="Gibran Hemani" w:date="2020-01-14T20:59:00Z">
        <w:r w:rsidR="00020664" w:rsidRPr="00020664">
          <w:rPr>
            <w:i/>
            <w:iCs/>
            <w:rPrChange w:id="310" w:author="Gibran Hemani" w:date="2020-01-14T21:00:00Z">
              <w:rPr/>
            </w:rPrChange>
          </w:rPr>
          <w:t>cis</w:t>
        </w:r>
        <w:r w:rsidR="00020664">
          <w:t xml:space="preserve"> </w:t>
        </w:r>
      </w:ins>
      <w:ins w:id="311" w:author="Gibran Hemani" w:date="2020-01-14T21:00:00Z">
        <w:r w:rsidR="00020664">
          <w:t>additive causal variant</w:t>
        </w:r>
      </w:ins>
    </w:p>
    <w:p w14:paraId="0E9FF49C" w14:textId="74DCC034" w:rsidR="00C5195D" w:rsidRDefault="00EE1D21">
      <w:pPr>
        <w:pStyle w:val="FirstParagraph"/>
      </w:pPr>
      <w:r>
        <w:t xml:space="preserve">We </w:t>
      </w:r>
      <w:r w:rsidR="00766274">
        <w:t>then asked</w:t>
      </w:r>
      <w:r>
        <w:t xml:space="preserve"> whether it is possible to avoid the inflation that we see in interaction tests. An intuitive approach would be to use a </w:t>
      </w:r>
      <w:r w:rsidR="00766274">
        <w:t>two-stage</w:t>
      </w:r>
      <w:r>
        <w:t xml:space="preserve"> strategy, where first the additive effects are fine-mapped for the phenotype, and second the interaction search is performed with the fine-mapped variants included as covariates in the model. In the previous simulations, however, we observed that even when there are very small additive effects it is possible to find false positive interaction test statistics. This implies that if there is incomplete tagging of the additive effects by the fine-mapping strategy, we would fail to completely protect against inflated test statistics. This is confirmed through a basic simulation showing that </w:t>
      </w:r>
      <w:r>
        <w:lastRenderedPageBreak/>
        <w:t>interaction test statistic inflation occurs when the causal variant is included in the linear model, but there is measurement error of the causal variant (Figure 7).</w:t>
      </w:r>
    </w:p>
    <w:p w14:paraId="2977C8C9" w14:textId="18D03209" w:rsidR="00C5195D" w:rsidRDefault="00EE1D21">
      <w:pPr>
        <w:pStyle w:val="BodyText"/>
      </w:pPr>
      <w:r>
        <w:t xml:space="preserve">To evaluate how this problem might transpire empirically, we performed a new set of simulations in which we constructed a phenotype using a variant typed in the UK10K sequence dataset as the </w:t>
      </w:r>
      <w:r w:rsidRPr="00A77B67">
        <w:rPr>
          <w:i/>
        </w:rPr>
        <w:t>cis</w:t>
      </w:r>
      <w:r>
        <w:t xml:space="preserve"> additive causal effect. We then developed four datasets in which to perform the analysis</w:t>
      </w:r>
      <w:ins w:id="312" w:author="Gibran Hemani" w:date="2020-01-14T21:22:00Z">
        <w:r w:rsidR="003B7E04">
          <w:fldChar w:fldCharType="begin" w:fldLock="1"/>
        </w:r>
      </w:ins>
      <w:r w:rsidR="006D067A">
        <w:instrText>ADDIN CSL_CITATION {"citationItems":[{"id":"ITEM-1","itemData":{"author":[{"dropping-particle":"","family":"Yang","given":"Jian","non-dropping-particle":"","parse-names":false,"suffix":""},{"dropping-particle":"","family":"Bakshi","given":"Andrew","non-dropping-particle":"","parse-names":false,"suffix":""},{"dropping-particle":"","family":"Zhu","given":"Zhihong","non-dropping-particle":"","parse-names":false,"suffix":""},{"dropping-particle":"","family":"Hemani","given":"Gibran","non-dropping-particle":"","parse-names":false,"suffix":""},{"dropping-particle":"","family":"Vinkhuyzen","given":"Anna A E","non-dropping-particle":"","parse-names":false,"suffix":""},{"dropping-particle":"","family":"Lee","given":"Sang Hong","non-dropping-particle":"","parse-names":false,"suffix":""},{"dropping-particle":"","family":"Robinson","given":"Matthew R","non-dropping-particle":"","parse-names":false,"suffix":""},{"dropping-particle":"","family":"Perry","given":"John R B","non-dropping-particle":"","parse-names":false,"suffix":""},{"dropping-particle":"","family":"Nolte","given":"Ilja M","non-dropping-particle":"","parse-names":false,"suffix":""},{"dropping-particle":"V","family":"Vliet-Ostaptchouk","given":"Jana","non-dropping-particle":"van","parse-names":false,"suffix":""},{"dropping-particle":"","family":"others","given":"","non-dropping-particle":"","parse-names":false,"suffix":""}],"container-title":"Nature genetics","id":"ITEM-1","issued":{"date-parts":[["2015"]]},"publisher":"Nature Publishing Group","title":"Genetic variance estimation with imputed variants finds negligible missing heritability for human height and body mass index","type":"article-journal"},"uris":["http://www.mendeley.com/documents/?uuid=8332baeb-bee3-45ea-b442-c62668fe5b5b"]}],"mendeley":{"formattedCitation":"&lt;sup&gt;15&lt;/sup&gt;","plainTextFormattedCitation":"15","previouslyFormattedCitation":"&lt;sup&gt;15&lt;/sup&gt;"},"properties":{"noteIndex":0},"schema":"https://github.com/citation-style-language/schema/raw/master/csl-citation.json"}</w:instrText>
      </w:r>
      <w:r w:rsidR="003B7E04">
        <w:fldChar w:fldCharType="separate"/>
      </w:r>
      <w:r w:rsidR="003B7E04" w:rsidRPr="003B7E04">
        <w:rPr>
          <w:noProof/>
          <w:vertAlign w:val="superscript"/>
        </w:rPr>
        <w:t>15</w:t>
      </w:r>
      <w:ins w:id="313" w:author="Gibran Hemani" w:date="2020-01-14T21:22:00Z">
        <w:r w:rsidR="003B7E04">
          <w:fldChar w:fldCharType="end"/>
        </w:r>
      </w:ins>
      <w:ins w:id="314" w:author="Jian Yang" w:date="2020-01-09T15:46:00Z">
        <w:del w:id="315" w:author="Gibran Hemani" w:date="2020-01-14T21:22:00Z">
          <w:r w:rsidR="008541CB" w:rsidDel="003B7E04">
            <w:delText xml:space="preserve"> (</w:delText>
          </w:r>
          <w:commentRangeStart w:id="316"/>
          <w:r w:rsidR="008541CB" w:rsidDel="003B7E04">
            <w:delText>ref</w:delText>
          </w:r>
          <w:commentRangeEnd w:id="316"/>
          <w:r w:rsidR="008541CB" w:rsidDel="003B7E04">
            <w:rPr>
              <w:rStyle w:val="CommentReference"/>
            </w:rPr>
            <w:commentReference w:id="316"/>
          </w:r>
          <w:r w:rsidR="008541CB" w:rsidDel="003B7E04">
            <w:delText>)</w:delText>
          </w:r>
        </w:del>
      </w:ins>
      <w:r>
        <w:t xml:space="preserve"> - 1) retaining SNPs only present on Illumina </w:t>
      </w:r>
      <w:proofErr w:type="spellStart"/>
      <w:r>
        <w:t>CoreExome</w:t>
      </w:r>
      <w:proofErr w:type="spellEnd"/>
      <w:r>
        <w:t xml:space="preserve"> array, 2) variants imputed from this array to the HapMap2 reference panel</w:t>
      </w:r>
      <w:r w:rsidR="00144593">
        <w:fldChar w:fldCharType="begin" w:fldLock="1"/>
      </w:r>
      <w:r w:rsidR="006D067A">
        <w:instrText>ADDIN CSL_CITATION {"citationItems":[{"id":"ITEM-1","itemData":{"ISSN":"0047-1852","PMID":"16416767","author":[{"dropping-particle":"","family":"The International Hapmap Consortium","given":"","non-dropping-particle":"","parse-names":false,"suffix":""}],"container-title":"Nature","id":"ITEM-1","issued":{"date-parts":[["2005","12"]]},"page":"29-34","title":"The International HapMap Project","type":"article-journal","volume":"63 Suppl 1"},"uris":["http://www.mendeley.com/documents/?uuid=bbbdda5e-9e9c-40aa-91ca-09574c130c99"]}],"mendeley":{"formattedCitation":"&lt;sup&gt;16&lt;/sup&gt;","plainTextFormattedCitation":"16","previouslyFormattedCitation":"&lt;sup&gt;16&lt;/sup&gt;"},"properties":{"noteIndex":0},"schema":"https://github.com/citation-style-language/schema/raw/master/csl-citation.json"}</w:instrText>
      </w:r>
      <w:r w:rsidR="00144593">
        <w:fldChar w:fldCharType="separate"/>
      </w:r>
      <w:r w:rsidR="003B7E04" w:rsidRPr="003B7E04">
        <w:rPr>
          <w:noProof/>
          <w:vertAlign w:val="superscript"/>
        </w:rPr>
        <w:t>16</w:t>
      </w:r>
      <w:r w:rsidR="00144593">
        <w:fldChar w:fldCharType="end"/>
      </w:r>
      <w:r>
        <w:t>, 3) variants imputed from this array to 1000 genomes reference panel</w:t>
      </w:r>
      <w:r w:rsidR="00144593">
        <w:fldChar w:fldCharType="begin" w:fldLock="1"/>
      </w:r>
      <w:r w:rsidR="006D067A">
        <w:instrText>ADDIN CSL_CITATION {"citationItems":[{"id":"ITEM-1","itemData":{"DOI":"10.1038/nature15393","ISSN":"14764687","PMID":"26432245","abstract":"The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studies.","author":[{"dropping-particle":"","family":"The 1000 Genomes Project Consortium","given":"","non-dropping-particle":"","parse-names":false,"suffix":""},{"dropping-particle":"","family":"Auton","given":"Adam","non-dropping-particle":"","parse-names":false,"suffix":""},{"dropping-particle":"","family":"Abecasis","given":"Gonçalo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A.","non-dropping-particle":"","parse-names":false,"suffix":""}],"container-title":"Nature","id":"ITEM-1","issue":"7571","issued":{"date-parts":[["2015","9","30"]]},"page":"68-74","publisher":"Nature Publishing Group","title":"A global reference for human genetic variation","type":"article","volume":"526"},"uris":["http://www.mendeley.com/documents/?uuid=3b45e992-a241-3af9-b97e-7ab1352b0c43"]}],"mendeley":{"formattedCitation":"&lt;sup&gt;17&lt;/sup&gt;","plainTextFormattedCitation":"17","previouslyFormattedCitation":"&lt;sup&gt;17&lt;/sup&gt;"},"properties":{"noteIndex":0},"schema":"https://github.com/citation-style-language/schema/raw/master/csl-citation.json"}</w:instrText>
      </w:r>
      <w:r w:rsidR="00144593">
        <w:fldChar w:fldCharType="separate"/>
      </w:r>
      <w:r w:rsidR="003B7E04" w:rsidRPr="003B7E04">
        <w:rPr>
          <w:noProof/>
          <w:vertAlign w:val="superscript"/>
        </w:rPr>
        <w:t>17</w:t>
      </w:r>
      <w:r w:rsidR="00144593">
        <w:fldChar w:fldCharType="end"/>
      </w:r>
      <w:r>
        <w:t>,</w:t>
      </w:r>
      <w:r w:rsidR="00806BFC">
        <w:t xml:space="preserve"> and</w:t>
      </w:r>
      <w:r>
        <w:t xml:space="preserve"> 4) the original sequence data</w:t>
      </w:r>
      <w:r w:rsidR="00144593">
        <w:fldChar w:fldCharType="begin" w:fldLock="1"/>
      </w:r>
      <w:r w:rsidR="006D067A">
        <w:instrText>ADDIN CSL_CITATION {"citationItems":[{"id":"ITEM-1","itemData":{"DOI":"10.1038/nature14962","ISSN":"0028-0836","author":[{"dropping-particle":"","family":"Walter","given":"Klaudia","non-dropping-particle":"","parse-names":false,"suffix":""},{"dropping-particle":"","family":"Min","given":"Josine L.","non-dropping-particle":"","parse-names":false,"suffix":""},{"dropping-particle":"","family":"Huang","given":"Jie","non-dropping-particle":"","parse-names":false,"suffix":""},{"dropping-particle":"","family":"Crooks","given":"Lucy","non-dropping-particle":"","parse-names":false,"suffix":""},{"dropping-particle":"","family":"Memari","given":"Yasin","non-dropping-particle":"","parse-names":false,"suffix":""},{"dropping-particle":"","family":"McCarthy","given":"Shane","non-dropping-particle":"","parse-names":false,"suffix":""},{"dropping-particle":"","family":"Perry","given":"John R. B.","non-dropping-particle":"","parse-names":false,"suffix":""},{"dropping-particle":"","family":"Xu","given":"ChangJiang","non-dropping-particle":"","parse-names":false,"suffix":""},{"dropping-particle":"","family":"Futema","given":"Marta","non-dropping-particle":"","parse-names":false,"suffix":""},{"dropping-particle":"","family":"Lawson","given":"Daniel","non-dropping-particle":"","parse-names":false,"suffix":""},{"dropping-particle":"","family":"Iotchkova","given":"Valentina","non-dropping-particle":"","parse-names":false,"suffix":""},{"dropping-particle":"","family":"Schiffels","given":"Stephan","non-dropping-particle":"","parse-names":false,"suffix":""},{"dropping-particle":"","family":"Hendricks","given":"Audrey E.","non-dropping-particle":"","parse-names":false,"suffix":""},{"dropping-particle":"","family":"Danecek","given":"Petr","non-dropping-particle":"","parse-names":false,"suffix":""},{"dropping-particle":"","family":"Li","given":"Rui","non-dropping-particle":"","parse-names":false,"suffix":""},{"dropping-particle":"","family":"Floyd","given":"James","non-dropping-particle":"","parse-names":false,"suffix":""},{"dropping-particle":"V.","family":"Wain","given":"Louise","non-dropping-particle":"","parse-names":false,"suffix":""},{"dropping-particle":"","family":"Barroso","given":"Inês","non-dropping-particle":"","parse-names":false,"suffix":""},{"dropping-particle":"","family":"Humphries","given":"Steve E.","non-dropping-particle":"","parse-names":false,"suffix":""},{"dropping-particle":"","family":"Hurles","given":"Matthew E.","non-dropping-particle":"","parse-names":false,"suffix":""},{"dropping-particle":"","family":"Zeggini","given":"Eleftheria","non-dropping-particle":"","parse-names":false,"suffix":""},{"dropping-particle":"","family":"Barrett","given":"Jeffrey C.","non-dropping-particle":"","parse-names":false,"suffix":""},{"dropping-particle":"","family":"Plagnol","given":"Vincent","non-dropping-particle":"","parse-names":false,"suffix":""},{"dropping-particle":"","family":"Brent Richards","given":"J.","non-dropping-particle":"","parse-names":false,"suffix":""},{"dropping-particle":"","family":"Greenwood","given":"Celia M. T.","non-dropping-particle":"","parse-names":false,"suffix":""},{"dropping-particle":"","family":"Timpson","given":"Nicholas J.","non-dropping-particle":"","parse-names":false,"suffix":""},{"dropping-particle":"","family":"Durbin","given":"Richard","non-dropping-particle":"","parse-names":false,"suffix":""},{"dropping-particle":"","family":"Soranzo","given":"Nicole","non-dropping-particle":"","parse-names":false,"suffix":""},{"dropping-particle":"","family":"Bala","given":"Senduran","non-dropping-particle":"","parse-names":false,"suffix":""},{"dropping-particle":"","family":"Clapham","given":"Peter","non-dropping-particle":"","parse-names":false,"suffix":""},{"dropping-particle":"","family":"Coates","given":"Guy","non-dropping-particle":"","parse-names":false,"suffix":""},{"dropping-particle":"","family":"Cox","given":"Tony","non-dropping-particle":"","parse-names":false,"suffix":""},{"dropping-particle":"","family":"Daly","given":"Allan","non-dropping-particle":"","parse-names":false,"suffix":""},{"dropping-particle":"","family":"Danecek","given":"Petr","non-dropping-particle":"","parse-names":false,"suffix":""},{"dropping-particle":"","family":"Du","given":"Yuanping","non-dropping-particle":"","parse-names":false,"suffix":""},{"dropping-particle":"","family":"Durbin","given":"Richard","non-dropping-particle":"","parse-names":false,"suffix":""},{"dropping-particle":"","family":"Edkins","given":"Sarah","non-dropping-particle":"","parse-names":false,"suffix":""},{"dropping-particle":"","family":"Ellis","given":"Peter","non-dropping-particle":"","parse-names":false,"suffix":""},{"dropping-particle":"","family":"Flicek","given":"Paul","non-dropping-particle":"","parse-names":false,"suffix":""},{"dropping-particle":"","family":"Guo","given":"Xiaosen","non-dropping-particle":"","parse-names":false,"suffix":""},{"dropping-particle":"","family":"Guo","given":"Xueqin","non-dropping-particle":"","parse-names":false,"suffix":""},{"dropping-particle":"","family":"Huang","given":"Liren","non-dropping-particle":"","parse-names":false,"suffix":""},{"dropping-particle":"","family":"Jackson","given":"David K.","non-dropping-particle":"","parse-names":false,"suffix":""},{"dropping-particle":"","family":"Joyce","given":"Chris","non-dropping-particle":"","parse-names":false,"suffix":""},{"dropping-particle":"","family":"Keane","given":"Thomas","non-dropping-particle":"","parse-names":false,"suffix":""},{"dropping-particle":"","family":"Kolb-Kokocinski","given":"Anja","non-dropping-particle":"","parse-names":false,"suffix":""},{"dropping-particle":"","family":"Langford","given":"Cordelia","non-dropping-particle":"","parse-names":false,"suffix":""},{"dropping-particle":"","family":"Li","given":"Yingrui","non-dropping-particle":"","parse-names":false,"suffix":""},{"dropping-particle":"","family":"Liang","given":"Jieqin","non-dropping-particle":"","parse-names":false,"suffix":""},{"dropping-particle":"","family":"Lin","given":"Hong","non-dropping-particle":"","parse-names":false,"suffix":""},{"dropping-particle":"","family":"Liu","given":"Ryan","non-dropping-particle":"","parse-names":false,"suffix":""},{"dropping-particle":"","family":"Maslen","given":"John","non-dropping-particle":"","parse-names":false,"suffix":""},{"dropping-particle":"","family":"McCarthy","given":"Shane","non-dropping-particle":"","parse-names":false,"suffix":""},{"dropping-particle":"","family":"Muddyman","given":"Dawn","non-dropping-particle":"","parse-names":false,"suffix":""},{"dropping-particle":"","family":"Quail","given":"Michael A.","non-dropping-particle":"","parse-names":false,"suffix":""},{"dropping-particle":"","family":"Stalker","given":"Jim","non-dropping-particle":"","parse-names":false,"suffix":""},{"dropping-particle":"","family":"Sun","given":"Jianping","non-dropping-particle":"","parse-names":false,"suffix":""},{"dropping-particle":"","family":"Tian","given":"Jing","non-dropping-particle":"","parse-names":false,"suffix":""},{"dropping-particle":"","family":"Wang","given":"Guangbiao","non-dropping-particle":"","parse-names":false,"suffix":""},{"dropping-particle":"","family":"Wang","given":"Jun","non-dropping-particle":"","parse-names":false,"suffix":""},{"dropping-particle":"","family":"Wang","given":"Yu","non-dropping-particle":"","parse-names":false,"suffix":""},{"dropping-particle":"","family":"Wong","given":"Kim","non-dropping-particle":"","parse-names":false,"suffix":""},{"dropping-particle":"","family":"Zhang","given":"Pingbo","non-dropping-particle":"","parse-names":false,"suffix":""},{"dropping-particle":"","family":"Barroso","given":"Inês","non-dropping-particle":"","parse-names":false,"suffix":""},{"dropping-particle":"","family":"Birney","given":"Ewan","non-dropping-particle":"","parse-names":false,"suffix":""},{"dropping-particle":"","family":"Boustred","given":"Chris","non-dropping-particle":"","parse-names":false,"suffix":""},{"dropping-particle":"","family":"Chen","given":"Lu","non-dropping-particle":"","parse-names":false,"suffix":""},{"dropping-particle":"","family":"Clement","given":"Gail","non-dropping-particle":"","parse-names":false,"suffix":""},{"dropping-particle":"","family":"Cocca","given":"Massimiliano","non-dropping-particle":"","parse-names":false,"suffix":""},{"dropping-particle":"","family":"Danecek","given":"Petr","non-dropping-particle":"","parse-names":false,"suffix":""},{"dropping-particle":"","family":"Davey Smith","given":"George","non-dropping-particle":"","parse-names":false,"suffix":""},{"dropping-particle":"","family":"Day","given":"Ian N. M.","non-dropping-particle":"","parse-names":false,"suffix":""},{"dropping-particle":"","family":"Day-Williams","given":"Aaron","non-dropping-particle":"","parse-names":false,"suffix":""},{"dropping-particle":"","family":"Down","given":"Thomas","non-dropping-particle":"","parse-names":false,"suffix":""},{"dropping-particle":"","family":"Dunham","given":"Ian","non-dropping-particle":"","parse-names":false,"suffix":""},{"dropping-particle":"","family":"Durbin","given":"Richard","non-dropping-particle":"","parse-names":false,"suffix":""},{"dropping-particle":"","family":"Evans","given":"David M.","non-dropping-particle":"","parse-names":false,"suffix":""},{"dropping-particle":"","family":"Gaunt","given":"Tom R.","non-dropping-particle":"","parse-names":false,"suffix":""},{"dropping-particle":"","family":"Geihs","given":"Matthias","non-dropping-particle":"","parse-names":false,"suffix":""},{"dropping-particle":"","family":"Greenwood","given":"Celia M. T.","non-dropping-particle":"","parse-names":false,"suffix":""},{"dropping-particle":"","family":"Hart","given":"Deborah","non-dropping-particle":"","parse-names":false,"suffix":""},{"dropping-particle":"","family":"Hendricks","given":"Audrey E.","non-dropping-particle":"","parse-names":false,"suffix":""},{"dropping-particle":"","family":"Howie","given":"Bryan","non-dropping-particle":"","parse-names":false,"suffix":""},{"dropping-particle":"","family":"Huang","given":"Jie","non-dropping-particle":"","parse-names":false,"suffix":""},{"dropping-particle":"","family":"Hubbard","given":"Tim","non-dropping-particle":"","parse-names":false,"suffix":""},{"dropping-particle":"","family":"Hysi","given":"Pirro","non-dropping-particle":"","parse-names":false,"suffix":""},{"dropping-particle":"","family":"Iotchkova","given":"Valentina","non-dropping-particle":"","parse-names":false,"suffix":""},{"dropping-particle":"","family":"Jamshidi","given":"Yalda","non-dropping-particle":"","parse-names":false,"suffix":""},{"dropping-particle":"","family":"Karczewski","given":"Konrad J.","non-dropping-particle":"","parse-names":false,"suffix":""},{"dropping-particle":"","family":"Kemp","given":"John P.","non-dropping-particle":"","parse-names":false,"suffix":""},{"dropping-particle":"","family":"Lachance","given":"Genevieve","non-dropping-particle":"","parse-names":false,"suffix":""},{"dropping-particle":"","family":"Lawson","given":"Daniel","non-dropping-particle":"","parse-names":false,"suffix":""},{"dropping-particle":"","family":"Lek","given":"Monkol","non-dropping-particle":"","parse-names":false,"suffix":""},{"dropping-particle":"","family":"Lopes","given":"Margarida","non-dropping-particle":"","parse-names":false,"suffix":""},{"dropping-particle":"","family":"MacArthur","given":"Daniel G.","non-dropping-particle":"","parse-names":false,"suffix":""},{"dropping-particle":"","family":"Marchini","given":"Jonathan","non-dropping-particle":"","parse-names":false,"suffix":""},{"dropping-particle":"","family":"Mangino","given":"Massimo","non-dropping-particle":"","parse-names":false,"suffix":""},{"dropping-particle":"","family":"Mathieson","given":"Iain","non-dropping-particle":"","parse-names":false,"suffix":""},{"dropping-particle":"","family":"McCarthy","given":"Shane","non-dropping-particle":"","parse-names":false,"suffix":""},{"dropping-particle":"","family":"Memari","given":"Yasin","non-dropping-particle":"","parse-names":false,"suffix":""},{"dropping-particle":"","family":"Metrustry","given":"Sarah","non-dropping-particle":"","parse-names":false,"suffix":""},{"dropping-particle":"","family":"Min","given":"Josine L.","non-dropping-particle":"","parse-names":false,"suffix":""},{"dropping-particle":"","family":"Moayyeri","given":"Alireza","non-dropping-particle":"","parse-names":false,"suffix":""},{"dropping-particle":"","family":"Muddyman","given":"Dawn","non-dropping-particle":"","parse-names":false,"suffix":""},{"dropping-particle":"","family":"Northstone","given":"Kate","non-dropping-particle":"","parse-names":false,"suffix":""},{"dropping-particle":"","family":"Panoutsopoulou","given":"Kalliope","non-dropping-particle":"","parse-names":false,"suffix":""},{"dropping-particle":"","family":"Paternoster","given":"Lavinia","non-dropping-particle":"","parse-names":false,"suffix":""},{"dropping-particle":"","family":"Perry","given":"John R. B.","non-dropping-particle":"","parse-names":false,"suffix":""},{"dropping-particle":"","family":"Quaye","given":"Lydia","non-dropping-particle":"","parse-names":false,"suffix":""},{"dropping-particle":"","family":"Brent Richards","given":"J.","non-dropping-particle":"","parse-names":false,"suffix":""},{"dropping-particle":"","family":"Ring","given":"Susan","non-dropping-particle":"","parse-names":false,"suffix":""},{"dropping-particle":"","family":"Ritchie","given":"Graham R. S.","non-dropping-particle":"","parse-names":false,"suffix":""},{"dropping-particle":"","family":"Schiffels","given":"Stephan","non-dropping-particle":"","parse-names":false,"suffix":""},{"dropping-particle":"","family":"Shihab","given":"Hashem A.","non-dropping-particle":"","parse-names":false,"suffix":""},{"dropping-particle":"","family":"Shin","given":"So-Youn","non-dropping-particle":"","parse-names":false,"suffix":""},{"dropping-particle":"","family":"Small","given":"Kerrin S.","non-dropping-particle":"","parse-names":false,"suffix":""},{"dropping-particle":"","family":"Soler Artigas","given":"María","non-dropping-particle":"","parse-names":false,"suffix":""},{"dropping-particle":"","family":"Soranzo","given":"Nicole","non-dropping-particle":"","parse-names":false,"suffix":""},{"dropping-particle":"","family":"Southam","given":"Lorraine","non-dropping-particle":"","parse-names":false,"suffix":""},{"dropping-particle":"","family":"Spector","given":"Timothy D.","non-dropping-particle":"","parse-names":false,"suffix":""},{"dropping-particle":"","family":"St Pourcain","given":"Beate","non-dropping-particle":"","parse-names":false,"suffix":""},{"dropping-particle":"","family":"Surdulescu","given":"Gabriela","non-dropping-particle":"","parse-names":false,"suffix":""},{"dropping-particle":"","family":"Tachmazidou","given":"Ioanna","non-dropping-particle":"","parse-names":false,"suffix":""},{"dropping-particle":"","family":"Timpson","given":"Nicholas J.","non-dropping-particle":"","parse-names":false,"suffix":""},{"dropping-particle":"","family":"Tobin","given":"Martin D.","non-dropping-particle":"","parse-names":false,"suffix":""},{"dropping-particle":"","family":"Valdes","given":"Ana M.","non-dropping-particle":"","parse-names":false,"suffix":""},{"dropping-particle":"","family":"Visscher","given":"Peter M.","non-dropping-particle":"","parse-names":false,"suffix":""},{"dropping-particle":"V.","family":"Wain","given":"Louise","non-dropping-particle":"","parse-names":false,"suffix":""},{"dropping-particle":"","family":"Walter","given":"Klaudia","non-dropping-particle":"","parse-names":false,"suffix":""},{"dropping-particle":"","family":"Ward","given":"Kirsten","non-dropping-particle":"","parse-names":false,"suffix":""},{"dropping-particle":"","family":"Wilson","given":"Scott G.","non-dropping-particle":"","parse-names":false,"suffix":""},{"dropping-particle":"","family":"Wong","given":"Kim","non-dropping-particle":"","parse-names":false,"suffix":""},{"dropping-particle":"","family":"Yang","given":"Jian","non-dropping-particle":"","parse-names":false,"suffix":""},{"dropping-particle":"","family":"Zeggini","given":"Eleftheria","non-dropping-particle":"","parse-names":false,"suffix":""},{"dropping-particle":"","family":"Zhang","given":"Feng","non-dropping-particle":"","parse-names":false,"suffix":""},{"dropping-particle":"","family":"Zheng","given":"Hou-Feng","non-dropping-particle":"","parse-names":false,"suffix":""},{"dropping-particle":"","family":"Anney","given":"Richard","non-dropping-particle":"","parse-names":false,"suffix":""},{"dropping-particle":"","family":"Ayub","given":"Muhammad","non-dropping-particle":"","parse-names":false,"suffix":""},{"dropping-particle":"","family":"Barrett","given":"Jeffrey C.","non-dropping-particle":"","parse-names":false,"suffix":""},{"dropping-particle":"","family":"Blackwood","given":"Douglas","non-dropping-particle":"","parse-names":false,"suffix":""},{"dropping-particle":"","family":"Bolton","given":"Patrick F.","non-dropping-particle":"","parse-names":false,"suffix":""},{"dropping-particle":"","family":"Breen","given":"Gerome","non-dropping-particle":"","parse-names":false,"suffix":""},{"dropping-particle":"","family":"Collier","given":"David A.","non-dropping-particle":"","parse-names":false,"suffix":""},{"dropping-particle":"","family":"Craddock","given":"Nick","non-dropping-particle":"","parse-names":false,"suffix":""},{"dropping-particle":"","family":"Crooks","given":"Lucy","non-dropping-particle":"","parse-names":false,"suffix":""},{"dropping-particle":"","family":"Curran","given":"Sarah","non-dropping-particle":"","parse-names":false,"suffix":""},{"dropping-particle":"","family":"Curtis","given":"David","non-dropping-particle":"","parse-names":false,"suffix":""},{"dropping-particle":"","family":"Durbin","given":"Richard","non-dropping-particle":"","parse-names":false,"suffix":""},{"dropping-particle":"","family":"Gallagher","given":"Louise","non-dropping-particle":"","parse-names":false,"suffix":""},{"dropping-particle":"","family":"Geschwind","given":"Daniel","non-dropping-particle":"","parse-names":false,"suffix":""},{"dropping-particle":"","family":"Gurling","given":"Hugh","non-dropping-particle":"","parse-names":false,"suffix":""},{"dropping-particle":"","family":"Holmans","given":"Peter","non-dropping-particle":"","parse-names":false,"suffix":""},{"dropping-particle":"","family":"Lee","given":"Irene","non-dropping-particle":"","parse-names":false,"suffix":""},{"dropping-particle":"","family":"Lönnqvist","given":"Jouko","non-dropping-particle":"","parse-names":false,"suffix":""},{"dropping-particle":"","family":"McCarthy","given":"Shane","non-dropping-particle":"","parse-names":false,"suffix":""},{"dropping-particle":"","family":"McGuffin","given":"Peter","non-dropping-particle":"","parse-names":false,"suffix":""},{"dropping-particle":"","family":"McIntosh","given":"Andrew M.","non-dropping-particle":"","parse-names":false,"suffix":""},{"dropping-particle":"","family":"McKechanie","given":"Andrew G.","non-dropping-particle":"","parse-names":false,"suffix":""},{"dropping-particle":"","family":"McQuillin","given":"Andrew","non-dropping-particle":"","parse-names":false,"suffix":""},{"dropping-particle":"","family":"Morris","given":"James","non-dropping-particle":"","parse-names":false,"suffix":""},{"dropping-particle":"","family":"Muddyman","given":"Dawn","non-dropping-particle":"","parse-names":false,"suffix":""},{"dropping-particle":"","family":"O'Donovan","given":"Michael C.","non-dropping-particle":"","parse-names":false,"suffix":""},{"dropping-particle":"","family":"Owen","given":"Michael J.","non-dropping-particle":"","parse-names":false,"suffix":""},{"dropping-particle":"","family":"Palotie","given":"Aarno","non-dropping-particle":"","parse-names":false,"suffix":""},{"dropping-particle":"","family":"Parr","given":"Jeremy R.","non-dropping-particle":"","parse-names":false,"suffix":""},{"dropping-particle":"","family":"Paunio","given":"Tiina","non-dropping-particle":"","parse-names":false,"suffix":""},{"dropping-particle":"","family":"Pietilainen","given":"Olli","non-dropping-particle":"","parse-names":false,"suffix":""},{"dropping-particle":"","family":"Rehnström","given":"Karola","non-dropping-particle":"","parse-names":false,"suffix":""},{"dropping-particle":"","family":"Sharp","given":"Sally I.","non-dropping-particle":"","parse-names":false,"suffix":""},{"dropping-particle":"","family":"Skuse","given":"David","non-dropping-particle":"","parse-names":false,"suffix":""},{"dropping-particle":"","family":"St Clair","given":"David","non-dropping-particle":"","parse-names":false,"suffix":""},{"dropping-particle":"","family":"Suvisaari","given":"Jaana","non-dropping-particle":"","parse-names":false,"suffix":""},{"dropping-particle":"","family":"Walters","given":"James T. R.","non-dropping-particle":"","parse-names":false,"suffix":""},{"dropping-particle":"","family":"Williams","given":"Hywel J.","non-dropping-particle":"","parse-names":false,"suffix":""},{"dropping-particle":"","family":"Barroso","given":"Inês","non-dropping-particle":"","parse-names":false,"suffix":""},{"dropping-particle":"","family":"Bochukova","given":"Elena","non-dropping-particle":"","parse-names":false,"suffix":""},{"dropping-particle":"","family":"Bounds","given":"Rebecca","non-dropping-particle":"","parse-names":false,"suffix":""},{"dropping-particle":"","family":"Dominiczak","given":"Anna","non-dropping-particle":"","parse-names":false,"suffix":""},{"dropping-particle":"","family":"Durbin","given":"Richard","non-dropping-particle":"","parse-names":false,"suffix":""},{"dropping-particle":"","family":"Farooqi","given":"I. Sadaf","non-dropping-particle":"","parse-names":false,"suffix":""},{"dropping-particle":"","family":"Hendricks","given":"Audrey E.","non-dropping-particle":"","parse-names":false,"suffix":""},{"dropping-particle":"","family":"Keogh","given":"Julia","non-dropping-particle":"","parse-names":false,"suffix":""},{"dropping-particle":"","family":"Marenne","given":"Gaëlle","non-dropping-particle":"","parse-names":false,"suffix":""},{"dropping-particle":"","family":"McCarthy","given":"Shane","non-dropping-particle":"","parse-names":false,"suffix":""},{"dropping-particle":"","family":"Morris","given":"Andrew","non-dropping-particle":"","parse-names":false,"suffix":""},{"dropping-particle":"","family":"Muddyman","given":"Dawn","non-dropping-particle":"","parse-names":false,"suffix":""},{"dropping-particle":"","family":"O'Rahilly","given":"Stephen","non-dropping-particle":"","parse-names":false,"suffix":""},{"dropping-particle":"","family":"Porteous","given":"David J.","non-dropping-particle":"","parse-names":false,"suffix":""},{"dropping-particle":"","family":"Smith","given":"Blair H.","non-dropping-particle":"","parse-names":false,"suffix":""},{"dropping-particle":"","family":"Tachmazidou","given":"Ioanna","non-dropping-particle":"","parse-names":false,"suffix":""},{"dropping-particle":"","family":"Wheeler","given":"Eleanor","non-dropping-particle":"","parse-names":false,"suffix":""},{"dropping-particle":"","family":"Zeggini","given":"Eleftheria","non-dropping-particle":"","parse-names":false,"suffix":""},{"dropping-particle":"","family":"Turki","given":"Saeed","non-dropping-particle":"Al","parse-names":false,"suffix":""},{"dropping-particle":"","family":"Anderson","given":"Carl A.","non-dropping-particle":"","parse-names":false,"suffix":""},{"dropping-particle":"","family":"Antony","given":"Dinu","non-dropping-particle":"","parse-names":false,"suffix":""},{"dropping-particle":"","family":"Barroso","given":"Inês","non-dropping-particle":"","parse-names":false,"suffix":""},{"dropping-particle":"","family":"Beales","given":"Phil","non-dropping-particle":"","parse-names":false,"suffix":""},{"dropping-particle":"","family":"Bentham","given":"Jamie","non-dropping-particle":"","parse-names":false,"suffix":""},{"dropping-particle":"","family":"Bhattacharya","given":"Shoumo","non-dropping-particle":"","parse-names":false,"suffix":""},{"dropping-particle":"","family":"Calissano","given":"Mattia","non-dropping-particle":"","parse-names":false,"suffix":""},{"dropping-particle":"","family":"Carss","given":"Keren","non-dropping-particle":"","parse-names":false,"suffix":""},{"dropping-particle":"","family":"Chatterjee","given":"Krishna","non-dropping-particle":"","parse-names":false,"suffix":""},{"dropping-particle":"","family":"Cirak","given":"Sebahattin","non-dropping-particle":"","parse-names":false,"suffix":""},{"dropping-particle":"","family":"Cosgrove","given":"Catherine","non-dropping-particle":"","parse-names":false,"suffix":""},{"dropping-particle":"","family":"Durbin","given":"Richard","non-dropping-particle":"","parse-names":false,"suffix":""},{"dropping-particle":"","family":"Fitzpatrick","given":"David R.","non-dropping-particle":"","parse-names":false,"suffix":""},{"dropping-particle":"","family":"Floyd","given":"James","non-dropping-particle":"","parse-names":false,"suffix":""},{"dropping-particle":"","family":"Reghan Foley","given":"A.","non-dropping-particle":"","parse-names":false,"suffix":""},{"dropping-particle":"","family":"Franklin","given":"Christopher S.","non-dropping-particle":"","parse-names":false,"suffix":""},{"dropping-particle":"","family":"Futema","given":"Marta","non-dropping-particle":"","parse-names":false,"suffix":""},{"dropping-particle":"","family":"Grozeva","given":"Detelina","non-dropping-particle":"","parse-names":false,"suffix":""},{"dropping-particle":"","family":"Humphries","given":"Steve E.","non-dropping-particle":"","parse-names":false,"suffix":""},{"dropping-particle":"","family":"Hurles","given":"Matthew E.","non-dropping-particle":"","parse-names":false,"suffix":""},{"dropping-particle":"","family":"McCarthy","given":"Shane","non-dropping-particle":"","parse-names":false,"suffix":""},{"dropping-particle":"","family":"Mitchison","given":"Hannah M.","non-dropping-particle":"","parse-names":false,"suffix":""},{"dropping-particle":"","family":"Muddyman","given":"Dawn","non-dropping-particle":"","parse-names":false,"suffix":""},{"dropping-particle":"","family":"Muntoni","given":"Francesco","non-dropping-particle":"","parse-names":false,"suffix":""},{"dropping-particle":"","family":"O'Rahilly","given":"Stephen","non-dropping-particle":"","parse-names":false,"suffix":""},{"dropping-particle":"","family":"Onoufriadis","given":"Alexandros","non-dropping-particle":"","parse-names":false,"suffix":""},{"dropping-particle":"","family":"Parker","given":"Victoria","non-dropping-particle":"","parse-names":false,"suffix":""},{"dropping-particle":"","family":"Payne","given":"Felicity","non-dropping-particle":"","parse-names":false,"suffix":""},{"dropping-particle":"","family":"Plagnol","given":"Vincent","non-dropping-particle":"","parse-names":false,"suffix":""},{"dropping-particle":"","family":"Lucy Raymond","given":"F.","non-dropping-particle":"","parse-names":false,"suffix":""},{"dropping-particle":"","family":"Roberts","given":"Nicola","non-dropping-particle":"","parse-names":false,"suffix":""},{"dropping-particle":"","family":"Savage","given":"David B.","non-dropping-particle":"","parse-names":false,"suffix":""},{"dropping-particle":"","family":"Scambler","given":"Peter","non-dropping-particle":"","parse-names":false,"suffix":""},{"dropping-particle":"","family":"Schmidts","given":"Miriam","non-dropping-particle":"","parse-names":false,"suffix":""},{"dropping-particle":"","family":"Schoenmakers","given":"Nadia","non-dropping-particle":"","parse-names":false,"suffix":""},{"dropping-particle":"","family":"Semple","given":"Robert K.","non-dropping-particle":"","parse-names":false,"suffix":""},{"dropping-particle":"","family":"Serra","given":"Eva","non-dropping-particle":"","parse-names":false,"suffix":""},{"dropping-particle":"","family":"Spasic-Boskovic","given":"Olivera","non-dropping-particle":"","parse-names":false,"suffix":""},{"dropping-particle":"","family":"Stevens","given":"Elizabeth","non-dropping-particle":"","parse-names":false,"suffix":""},{"dropping-particle":"","family":"Kogelenberg","given":"Margriet","non-dropping-particle":"van","parse-names":false,"suffix":""},{"dropping-particle":"","family":"Vijayarangakannan","given":"Parthiban","non-dropping-particle":"","parse-names":false,"suffix":""},{"dropping-particle":"","family":"Walter","given":"Klaudia","non-dropping-particle":"","parse-names":false,"suffix":""},{"dropping-particle":"","family":"Williamson","given":"Kathleen A.","non-dropping-particle":"","parse-names":false,"suffix":""},{"dropping-particle":"","family":"Wilson","given":"Crispian","non-dropping-particle":"","parse-names":false,"suffix":""},{"dropping-particle":"","family":"Whyte","given":"Tamieka","non-dropping-particle":"","parse-names":false,"suffix":""},{"dropping-particle":"","family":"Ciampi","given":"Antonio","non-dropping-particle":"","parse-names":false,"suffix":""},{"dropping-particle":"","family":"Greenwood","given":"Celia M. T.","non-dropping-particle":"","parse-names":false,"suffix":""},{"dropping-particle":"","family":"Hendricks","given":"Audrey E.","non-dropping-particle":"","parse-names":false,"suffix":""},{"dropping-particle":"","family":"Li","given":"Rui","non-dropping-particle":"","parse-names":false,"suffix":""},{"dropping-particle":"","family":"Metrustry","given":"Sarah","non-dropping-particle":"","parse-names":false,"suffix":""},{"dropping-particle":"","family":"Oualkacha","given":"Karim","non-dropping-particle":"","parse-names":false,"suffix":""},{"dropping-particle":"","family":"Tachmazidou","given":"Ioanna","non-dropping-particle":"","parse-names":false,"suffix":""},{"dropping-particle":"","family":"Xu","given":"ChangJiang","non-dropping-particle":"","parse-names":false,"suffix":""},{"dropping-particle":"","family":"Zeggini","given":"Eleftheria","non-dropping-particle":"","parse-names":false,"suffix":""},{"dropping-particle":"","family":"Bobrow","given":"Martin","non-dropping-particle":"","parse-names":false,"suffix":""},{"dropping-particle":"","family":"Bolton","given":"Patrick F.","non-dropping-particle":"","parse-names":false,"suffix":""},{"dropping-particle":"","family":"Durbin","given":"Richard","non-dropping-particle":"","parse-names":false,"suffix":""},{"dropping-particle":"","family":"Fitzpatrick","given":"David R.","non-dropping-particle":"","parse-names":false,"suffix":""},{"dropping-particle":"","family":"Griffin","given":"Heather","non-dropping-particle":"","parse-names":false,"suffix":""},{"dropping-particle":"","family":"Hurles","given":"Matthew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Kent","given":"Alastair","non-dropping-particle":"","parse-names":false,"suffix":""},{"dropping-particle":"","family":"Muddyman","given":"Dawn","non-dropping-particle":"","parse-names":false,"suffix":""},{"dropping-particle":"","family":"Muntoni","given":"Francesco","non-dropping-particle":"","parse-names":false,"suffix":""},{"dropping-particle":"","family":"Lucy Raymond","given":"F.","non-dropping-particle":"","parse-names":false,"suffix":""},{"dropping-particle":"","family":"Semple","given":"Robert K.","non-dropping-particle":"","parse-names":false,"suffix":""},{"dropping-particle":"","family":"Smee","given":"Carol","non-dropping-particle":"","parse-names":false,"suffix":""},{"dropping-particle":"","family":"Spector","given":"Timothy D.","non-dropping-particle":"","parse-names":false,"suffix":""},{"dropping-particle":"","family":"Timpson","given":"Nicholas J.","non-dropping-particle":"","parse-names":false,"suffix":""},{"dropping-particle":"","family":"Charlton","given":"Ruth","non-dropping-particle":"","parse-names":false,"suffix":""},{"dropping-particle":"","family":"Ekong","given":"Rosemary","non-dropping-particle":"","parse-names":false,"suffix":""},{"dropping-particle":"","family":"Futema","given":"Marta","non-dropping-particle":"","parse-names":false,"suffix":""},{"dropping-particle":"","family":"Humphries","given":"Steve E.","non-dropping-particle":"","parse-names":false,"suffix":""},{"dropping-particle":"","family":"Khawaja","given":"Farrah","non-dropping-particle":"","parse-names":false,"suffix":""},{"dropping-particle":"","family":"Lopes","given":"Luis R.","non-dropping-particle":"","parse-names":false,"suffix":""},{"dropping-particle":"","family":"Migone","given":"Nicola","non-dropping-particle":"","parse-names":false,"suffix":""},{"dropping-particle":"","family":"Payne","given":"Stewart J.","non-dropping-particle":"","parse-names":false,"suffix":""},{"dropping-particle":"","family":"Plagnol","given":"Vincent","non-dropping-particle":"","parse-names":false,"suffix":""},{"dropping-particle":"","family":"Pollitt","given":"Rebecca C.","non-dropping-particle":"","parse-names":false,"suffix":""},{"dropping-particle":"","family":"Povey","given":"Sue","non-dropping-particle":"","parse-names":false,"suffix":""},{"dropping-particle":"","family":"Ridout","given":"Cheryl K.","non-dropping-particle":"","parse-names":false,"suffix":""},{"dropping-particle":"","family":"Robinson","given":"Rachel L.","non-dropping-particle":"","parse-names":false,"suffix":""},{"dropping-particle":"","family":"Scott","given":"Richard H.","non-dropping-particle":"","parse-names":false,"suffix":""},{"dropping-particle":"","family":"Shaw","given":"Adam","non-dropping-particle":"","parse-names":false,"suffix":""},{"dropping-particle":"","family":"Syrris","given":"Petros","non-dropping-particle":"","parse-names":false,"suffix":""},{"dropping-particle":"","family":"Taylor","given":"Rohan","non-dropping-particle":"","parse-names":false,"suffix":""},{"dropping-particle":"","family":"Vandersteen","given":"Anthony M.","non-dropping-particle":"","parse-names":false,"suffix":""},{"dropping-particle":"","family":"Barrett","given":"Jeffrey C.","non-dropping-particle":"","parse-names":false,"suffix":""},{"dropping-particle":"","family":"Barroso","given":"Inês","non-dropping-particle":"","parse-names":false,"suffix":""},{"dropping-particle":"","family":"Davey Smith","given":"George","non-dropping-particle":"","parse-names":false,"suffix":""},{"dropping-particle":"","family":"Durbin","given":"Richard","non-dropping-particle":"","parse-names":false,"suffix":""},{"dropping-particle":"","family":"Farooqi","given":"I. Sadaf","non-dropping-particle":"","parse-names":false,"suffix":""},{"dropping-particle":"","family":"Fitzpatrick","given":"David 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Langford","given":"Cordelia","non-dropping-particle":"","parse-names":false,"suffix":""},{"dropping-particle":"","family":"McCarthy","given":"Shane","non-dropping-particle":"","parse-names":false,"suffix":""},{"dropping-particle":"","family":"Muddyman","given":"Dawn","non-dropping-particle":"","parse-names":false,"suffix":""},{"dropping-particle":"","family":"Owen","given":"Michael J.","non-dropping-particle":"","parse-names":false,"suffix":""},{"dropping-particle":"","family":"Palotie","given":"Aarno","non-dropping-particle":"","parse-names":false,"suffix":""},{"dropping-particle":"","family":"Brent Richards","given":"J.","non-dropping-particle":"","parse-names":false,"suffix":""},{"dropping-particle":"","family":"Soranzo","given":"Nicole","non-dropping-particle":"","parse-names":false,"suffix":""},{"dropping-particle":"","family":"Spector","given":"Timothy D.","non-dropping-particle":"","parse-names":false,"suffix":""},{"dropping-particle":"","family":"Stalker","given":"Jim","non-dropping-particle":"","parse-names":false,"suffix":""},{"dropping-particle":"","family":"Timpson","given":"Nicholas J.","non-dropping-particle":"","parse-names":false,"suffix":""},{"dropping-particle":"","family":"Zeggini","given":"Eleftheria","non-dropping-particle":"","parse-names":false,"suffix":""},{"dropping-particle":"","family":"Amuzu","given":"Antoinette","non-dropping-particle":"","parse-names":false,"suffix":""},{"dropping-particle":"","family":"Pablo Casas","given":"Juan","non-dropping-particle":"","parse-names":false,"suffix":""},{"dropping-particle":"","family":"Chambers","given":"John C.","non-dropping-particle":"","parse-names":false,"suffix":""},{"dropping-particle":"","family":"Cocca","given":"Massimiliano","non-dropping-particle":"","parse-names":false,"suffix":""},{"dropping-particle":"","family":"Dedoussis","given":"George","non-dropping-particle":"","parse-names":false,"suffix":""},{"dropping-particle":"","family":"Gambaro","given":"Giovanni","non-dropping-particle":"","parse-names":false,"suffix":""},{"dropping-particle":"","family":"Gasparini","given":"Paolo","non-dropping-particle":"","parse-names":false,"suffix":""},{"dropping-particle":"","family":"Gaunt","given":"Tom R.","non-dropping-particle":"","parse-names":false,"suffix":""},{"dropping-particle":"","family":"Huang","given":"Jie","non-dropping-particle":"","parse-names":false,"suffix":""},{"dropping-particle":"","family":"Iotchkova","given":"Valentina","non-dropping-particle":"","parse-names":false,"suffix":""},{"dropping-particle":"","family":"Isaacs","given":"Aaron","non-dropping-particle":"","parse-names":false,"suffix":""},{"dropping-particle":"","family":"Johnson","given":"Jon","non-dropping-particle":"","parse-names":false,"suffix":""},{"dropping-particle":"","family":"Kleber","given":"Marcus E.","non-dropping-particle":"","parse-names":false,"suffix":""},{"dropping-particle":"","family":"Kooner","given":"Jaspal S.","non-dropping-particle":"","parse-names":false,"suffix":""},{"dropping-particle":"","family":"Langenberg","given":"Claudia","non-dropping-particle":"","parse-names":false,"suffix":""},{"dropping-particle":"","family":"Luan","given":"Jian'an","non-dropping-particle":"","parse-names":false,"suffix":""},{"dropping-particle":"","family":"Malerba","given":"Giovanni","non-dropping-particle":"","parse-names":false,"suffix":""},{"dropping-particle":"","family":"März","given":"Winfried","non-dropping-particle":"","parse-names":false,"suffix":""},{"dropping-particle":"","family":"Matchan","given":"Angela","non-dropping-particle":"","parse-names":false,"suffix":""},{"dropping-particle":"","family":"Min","given":"Josine L.","non-dropping-particle":"","parse-names":false,"suffix":""},{"dropping-particle":"","family":"Morris","given":"Richard","non-dropping-particle":"","parse-names":false,"suffix":""},{"dropping-particle":"","family":"Nordestgaard","given":"Børge G.","non-dropping-particle":"","parse-names":false,"suffix":""},{"dropping-particle":"","family":"Benn","given":"Marianne","non-dropping-particle":"","parse-names":false,"suffix":""},{"dropping-particle":"","family":"Ring","given":"Susan","non-dropping-particle":"","parse-names":false,"suffix":""},{"dropping-particle":"","family":"Scott","given":"Robert A.","non-dropping-particle":"","parse-names":false,"suffix":""},{"dropping-particle":"","family":"Soranzo","given":"Nicole","non-dropping-particle":"","parse-names":false,"suffix":""},{"dropping-particle":"","family":"Southam","given":"Lorraine","non-dropping-particle":"","parse-names":false,"suffix":""},{"dropping-particle":"","family":"Timpson","given":"Nicholas J.","non-dropping-particle":"","parse-names":false,"suffix":""},{"dropping-particle":"","family":"Toniolo","given":"Daniela","non-dropping-particle":"","parse-names":false,"suffix":""},{"dropping-particle":"","family":"Traglia","given":"Michela","non-dropping-particle":"","parse-names":false,"suffix":""},{"dropping-particle":"","family":"Tybjaerg-Hansen","given":"Anne","non-dropping-particle":"","parse-names":false,"suffix":""},{"dropping-particle":"","family":"Duijn","given":"Cornelia M.","non-dropping-particle":"van","parse-names":false,"suffix":""},{"dropping-particle":"","family":"Leeuwen","given":"Elisabeth M.","non-dropping-particle":"van","parse-names":false,"suffix":""},{"dropping-particle":"","family":"Varbo","given":"Anette","non-dropping-particle":"","parse-names":false,"suffix":""},{"dropping-particle":"","family":"Whincup","given":"Peter","non-dropping-particle":"","parse-names":false,"suffix":""},{"dropping-particle":"","family":"Zaza","given":"Gianluigi","non-dropping-particle":"","parse-names":false,"suffix":""},{"dropping-particle":"","family":"Zeggini","given":"Eleftheria","non-dropping-particle":"","parse-names":false,"suffix":""},{"dropping-particle":"","family":"Zhang","given":"Weihua","non-dropping-particle":"","parse-names":false,"suffix":""}],"container-title":"Nature","id":"ITEM-1","issue":"7571","issued":{"date-parts":[["2015","9","14"]]},"page":"82-90","publisher":"Nature Research","title":"The UK10K project identifies rare variants in health and disease","type":"article-journal","volume":"526"},"uris":["http://www.mendeley.com/documents/?uuid=c894b858-7f16-30e4-a53c-557e37b0ef40"]}],"mendeley":{"formattedCitation":"&lt;sup&gt;18&lt;/sup&gt;","plainTextFormattedCitation":"18","previouslyFormattedCitation":"&lt;sup&gt;18&lt;/sup&gt;"},"properties":{"noteIndex":0},"schema":"https://github.com/citation-style-language/schema/raw/master/csl-citation.json"}</w:instrText>
      </w:r>
      <w:r w:rsidR="00144593">
        <w:fldChar w:fldCharType="separate"/>
      </w:r>
      <w:r w:rsidR="003B7E04" w:rsidRPr="003B7E04">
        <w:rPr>
          <w:noProof/>
          <w:vertAlign w:val="superscript"/>
        </w:rPr>
        <w:t>18</w:t>
      </w:r>
      <w:r w:rsidR="00144593">
        <w:fldChar w:fldCharType="end"/>
      </w:r>
      <w:r>
        <w:t>. In each case we identified the top variant and tested for interaction against remaining SNPs. Figure 8 demonstrates that only when the sequence level data is available is it possible to prevent inflation of the test statistic.</w:t>
      </w:r>
    </w:p>
    <w:p w14:paraId="735E7EC3" w14:textId="77777777" w:rsidR="00C5195D" w:rsidRDefault="00EE1D21">
      <w:pPr>
        <w:pStyle w:val="Heading2"/>
      </w:pPr>
      <w:bookmarkStart w:id="317" w:name="additive-effect-heterogeneity"/>
      <w:r>
        <w:t>Additive effect heterogeneity</w:t>
      </w:r>
      <w:bookmarkEnd w:id="317"/>
    </w:p>
    <w:p w14:paraId="0B320471" w14:textId="6A6A5B5C" w:rsidR="00C5195D" w:rsidRDefault="00EE1D21">
      <w:pPr>
        <w:pStyle w:val="FirstParagraph"/>
      </w:pPr>
      <w:r>
        <w:t xml:space="preserve">We have shown that the additive </w:t>
      </w:r>
      <w:r w:rsidRPr="00A77B67">
        <w:rPr>
          <w:i/>
        </w:rPr>
        <w:t>cis</w:t>
      </w:r>
      <w:r>
        <w:t xml:space="preserve">-causal variant must be measured without error and included as a covariate in order to avoid test statistic inflation of the interaction term. </w:t>
      </w:r>
      <w:r w:rsidR="00806BFC">
        <w:t>However,</w:t>
      </w:r>
      <w:r>
        <w:t xml:space="preserve"> there is a scenario in which even this will not be sufficient. </w:t>
      </w:r>
      <w:r w:rsidR="00806BFC">
        <w:t>Typically,</w:t>
      </w:r>
      <w:r>
        <w:t xml:space="preserve"> we assume that the estimate of the causal effect in a linear model represents the influence of the variant on all individuals. However, if there is variation in the effect</w:t>
      </w:r>
      <w:r w:rsidR="00813FCE">
        <w:t xml:space="preserve">, meaning that the true effect varies across different individuals, </w:t>
      </w:r>
      <w:r>
        <w:t xml:space="preserve">we </w:t>
      </w:r>
      <w:r w:rsidR="00813FCE">
        <w:t xml:space="preserve">can </w:t>
      </w:r>
      <w:r>
        <w:t>only capture the average effect</w:t>
      </w:r>
      <w:r w:rsidR="00813FCE">
        <w:t xml:space="preserve">. Here, </w:t>
      </w:r>
      <w:r>
        <w:t>the residual error term becomes a mixture of variance not captured by the causal variant, and variance not captured by the average effect estimate of the causal variant</w:t>
      </w:r>
      <w:r w:rsidR="00691C75">
        <w:fldChar w:fldCharType="begin" w:fldLock="1"/>
      </w:r>
      <w:r w:rsidR="006D067A">
        <w:instrText>ADDIN CSL_CITATION {"citationItems":[{"id":"ITEM-1","itemData":{"DOI":"10.2307/2998558","ISSN":"00129682","abstract":"The volunteer armed forces play a major role in the American youth labor market, but little is known about the effects of voluntary military service on earnings. The effects of military service are difficult to measure because veterans are both self-selected and screened by the military. This study uses two strategies to reduce selection bias in estimates of the effects of military service on the earnings of veterans. Both approaches involve the analysis of a special match of Social Security earning records to administrative data on applicants to the armed forces. The first strategy compares applicants who enlisted with applicants who did not enlist, while controlling for most of the characteristics used by the military to select soldiers from the applicant pool. This is implemented using matching methods and regression. The second strategy uses instrumental variables that were generated by an error in the scoring of the exams that screen military applicants. Estimates from both strategies are interpreted using models with heterogeneous potential outcomes. The empirical results suggest that soldiers who served in the early 1980s were paid considerably more than comparable civilians while in the military, and that military service is associated with higher employment rates for veterans after service. In spite of this employment gain, however, military service led to only a modest long-run increase in the civilian earnings of nonwhite veterans while actually reducing the civilian earnings of white veterans.","author":[{"dropping-particle":"","family":"Angrist","given":"Joshua D.","non-dropping-particle":"","parse-names":false,"suffix":""}],"container-title":"Econometrica","id":"ITEM-1","issue":"2","issued":{"date-parts":[["1998","3"]]},"page":"249","publisher":"JSTOR","title":"Estimating the Labor Market Impact of Voluntary Military Service Using Social Security Data on Military Applicants","type":"article-journal","volume":"66"},"uris":["http://www.mendeley.com/documents/?uuid=e0086ec5-cec4-32ee-8c52-3263486fd003"]},{"id":"ITEM-2","itemData":{"author":[{"dropping-particle":"","family":"Elwert","given":"Felix","non-dropping-particle":"","parse-names":false,"suffix":""},{"dropping-particle":"","family":"Elwert","given":"Felix","non-dropping-particle":"","parse-names":false,"suffix":""},{"dropping-particle":"","family":"Winship","given":"Christopher","non-dropping-particle":"","parse-names":false,"suffix":""}],"container-title":"Heuristics, Probability and Causality: A Tribute to Judea Pearl","editor":[{"dropping-particle":"","family":"Dechter","given":"Rina","non-dropping-particle":"","parse-names":false,"suffix":""},{"dropping-particle":"","family":"Geffner","given":"Hector","non-dropping-particle":"","parse-names":false,"suffix":""},{"dropping-particle":"","family":"Halpern","given":"Joseph Y.","non-dropping-particle":"","parse-names":false,"suffix":""}],"id":"ITEM-2","issued":{"date-parts":[["2010"]]},"publisher":"College Publications","title":"Effect Heterogeneity and Bias in Main-Effects- Only Regression Models","type":"chapter"},"uris":["http://www.mendeley.com/documents/?uuid=7b53fb66-3f91-30ac-8b24-be3ca6f7f538"]}],"mendeley":{"formattedCitation":"&lt;sup&gt;19,20&lt;/sup&gt;","plainTextFormattedCitation":"19,20","previouslyFormattedCitation":"&lt;sup&gt;19,20&lt;/sup&gt;"},"properties":{"noteIndex":0},"schema":"https://github.com/citation-style-language/schema/raw/master/csl-citation.json"}</w:instrText>
      </w:r>
      <w:r w:rsidR="00691C75">
        <w:fldChar w:fldCharType="separate"/>
      </w:r>
      <w:r w:rsidR="003B7E04" w:rsidRPr="003B7E04">
        <w:rPr>
          <w:noProof/>
          <w:vertAlign w:val="superscript"/>
        </w:rPr>
        <w:t>19,20</w:t>
      </w:r>
      <w:r w:rsidR="00691C75">
        <w:fldChar w:fldCharType="end"/>
      </w:r>
      <w:r>
        <w:t xml:space="preserve">. </w:t>
      </w:r>
      <w:r w:rsidR="00813FCE">
        <w:t>W</w:t>
      </w:r>
      <w:r>
        <w:t>e demonstrate through simple haploid simulations that if there is any effect heterogeneity</w:t>
      </w:r>
      <w:r w:rsidR="00813FCE">
        <w:t xml:space="preserve"> across individuals</w:t>
      </w:r>
      <w:r>
        <w:t>, even when the causal variant is included as a covariate, the interaction term will be inflated (Figure 9).</w:t>
      </w:r>
    </w:p>
    <w:p w14:paraId="18E1116F" w14:textId="77777777" w:rsidR="00C5195D" w:rsidRDefault="00EE1D21">
      <w:pPr>
        <w:pStyle w:val="Heading2"/>
      </w:pPr>
      <w:bookmarkStart w:id="318" w:name="discussion"/>
      <w:r>
        <w:t>Discussion</w:t>
      </w:r>
      <w:bookmarkEnd w:id="318"/>
    </w:p>
    <w:p w14:paraId="0D669383" w14:textId="051DF635" w:rsidR="00C5195D" w:rsidRDefault="00EE1D21">
      <w:pPr>
        <w:pStyle w:val="FirstParagraph"/>
      </w:pPr>
      <w:r>
        <w:t xml:space="preserve">We have shown that a large additive effect can contaminate standard approaches to obtaining genetic interaction test statistics. The problem arises because </w:t>
      </w:r>
      <w:r w:rsidR="00806BFC">
        <w:t>neighboring</w:t>
      </w:r>
      <w:r>
        <w:t xml:space="preserve"> variants that imperfectly tag that additive effect are liable to exhibit higher mean and substantially higher variance of the test statistic. Ultimately this can lead to high false discovery rates, and those are likely to be correlated between datasets which can lead to some degree of replication.</w:t>
      </w:r>
    </w:p>
    <w:p w14:paraId="3335C74E" w14:textId="47CF1B56" w:rsidR="00C5195D" w:rsidRDefault="00806BFC">
      <w:pPr>
        <w:pStyle w:val="BodyText"/>
      </w:pPr>
      <w:r>
        <w:t>T</w:t>
      </w:r>
      <w:r w:rsidR="00EE1D21">
        <w:t xml:space="preserve">o guard against this </w:t>
      </w:r>
      <w:r>
        <w:t>problem,</w:t>
      </w:r>
      <w:r w:rsidR="00EE1D21">
        <w:t xml:space="preserve"> it may be insufficient to fit the fine-mapped additive effects if there is any measurement error, suggesting that sequence level data may be required. We also show that genomic inflation factors are not always reliable metrics for detecting cases where false positives may have arisen.</w:t>
      </w:r>
      <w:ins w:id="319" w:author="Gibran Hemani" w:date="2020-01-15T00:19:00Z">
        <w:r w:rsidR="00942811">
          <w:t xml:space="preserve"> In </w:t>
        </w:r>
      </w:ins>
      <w:ins w:id="320" w:author="Gibran Hemani" w:date="2020-01-15T00:20:00Z">
        <w:r w:rsidR="00942811">
          <w:t xml:space="preserve">the original </w:t>
        </w:r>
      </w:ins>
      <w:ins w:id="321" w:author="Gibran Hemani" w:date="2020-01-15T00:19:00Z">
        <w:r w:rsidR="00942811">
          <w:t xml:space="preserve">Hemani et al (2014) </w:t>
        </w:r>
      </w:ins>
      <w:ins w:id="322" w:author="Gibran Hemani" w:date="2020-01-15T00:20:00Z">
        <w:r w:rsidR="00942811">
          <w:t xml:space="preserve">paper </w:t>
        </w:r>
      </w:ins>
      <w:ins w:id="323" w:author="Gibran Hemani" w:date="2020-01-15T00:19:00Z">
        <w:r w:rsidR="00942811">
          <w:t xml:space="preserve">we argued that replication was a good standard for demonstrating statistic robustness. Our simulations demonstrate that this </w:t>
        </w:r>
      </w:ins>
      <w:ins w:id="324" w:author="Gibran Hemani" w:date="2020-01-15T00:20:00Z">
        <w:r w:rsidR="00942811">
          <w:t xml:space="preserve">is insufficient to protect against statistical issues. Triangulating </w:t>
        </w:r>
      </w:ins>
      <w:ins w:id="325" w:author="Gibran Hemani" w:date="2020-01-15T00:21:00Z">
        <w:r w:rsidR="00942811">
          <w:t xml:space="preserve">results for epistasis from statistical analysis alongside analytical approaches </w:t>
        </w:r>
      </w:ins>
      <w:ins w:id="326" w:author="Gibran Hemani" w:date="2020-01-15T00:22:00Z">
        <w:r w:rsidR="00942811">
          <w:t xml:space="preserve">with non-overlapping limitations </w:t>
        </w:r>
      </w:ins>
      <w:ins w:id="327" w:author="Gibran Hemani" w:date="2020-01-15T00:21:00Z">
        <w:r w:rsidR="00942811">
          <w:t xml:space="preserve">is of heightened importance in </w:t>
        </w:r>
        <w:bookmarkStart w:id="328" w:name="_GoBack"/>
        <w:bookmarkEnd w:id="328"/>
        <w:r w:rsidR="00942811">
          <w:t>light of these results.</w:t>
        </w:r>
      </w:ins>
    </w:p>
    <w:p w14:paraId="312BD673" w14:textId="60F7ABFB" w:rsidR="00C5195D" w:rsidRDefault="00EE1D21">
      <w:pPr>
        <w:pStyle w:val="BodyText"/>
      </w:pPr>
      <w:r>
        <w:t xml:space="preserve">There is a long history of problems arising in genetic analysis due to the interplay between statistical tests and background genetic architecture being poorly understood or </w:t>
      </w:r>
      <w:r>
        <w:lastRenderedPageBreak/>
        <w:t xml:space="preserve">experimental design being misaligned. Linkage studies on complex traits have exhibited poor replication, and it was recently shown that under a polygenic architecture the </w:t>
      </w:r>
      <w:r w:rsidR="00691C75">
        <w:t xml:space="preserve">test statistic </w:t>
      </w:r>
      <w:r>
        <w:t>could be inflated, thus the standard threshold was not sufficiently conservative</w:t>
      </w:r>
      <w:r w:rsidR="00691C75">
        <w:fldChar w:fldCharType="begin" w:fldLock="1"/>
      </w:r>
      <w:r w:rsidR="006D067A">
        <w:instrText>ADDIN CSL_CITATION {"citationItems":[{"id":"ITEM-1","itemData":{"DOI":"10.1016/j.ajhg.2013.10.005","ISSN":"1537-6605","PMID":"24183453","abstract":"Evidence that complex traits are highly polygenic has been presented by population-based genome-wide association studies (GWASs) through the identification of many significant variants, as well as by family-based de novo sequencing studies indicating that several traits have a large mutational target size. Here, using a third study design, we show results consistent with extreme polygenicity for body mass index (BMI) and height. On a sample of 20,240 siblings (from 9,570 nuclear families), we used a within-family method to obtain narrow-sense heritability estimates of 0.42 (SE = 0.17, p = 0.01) and 0.69 (SE = 0.14, p = 6 × 10(-)(7)) for BMI and height, respectively, after adjusting for covariates. The genomic inflation factors from locus-specific linkage analysis were 1.69 (SE = 0.21, p = 0.04) for BMI and 2.18 (SE = 0.21, p = 2 × 10(-10)) for height. This inflation is free of confounding and congruent with polygenicity, consistent with observations of ever-increasing genomic-inflation factors from GWASs with large sample sizes, implying that those signals are due to true genetic signals across the genome rather than population stratification. We also demonstrate that the distribution of the observed test statistics is consistent with both rare and common variants underlying a polygenic architecture and that previous reports of linkage signals in complex traits are probably a consequence of polygenic architecture rather than the segregation of variants with large effects. The convergent empirical evidence from GWASs, de novo studies, and within-family segregation implies that family-based sequencing studies for complex traits require very large sample sizes because the effects of causal variants are small on average.","author":[{"dropping-particle":"","family":"Hemani","given":"Gibran","non-dropping-particle":"","parse-names":false,"suffix":""},{"dropping-particle":"","family":"Yang","given":"Jian","non-dropping-particle":"","parse-names":false,"suffix":""},{"dropping-particle":"","family":"Vinkhuyzen","given":"Anna","non-dropping-particle":"","parse-names":false,"suffix":""},{"dropping-particle":"","family":"Powell","given":"Joseph E","non-dropping-particle":"","parse-names":false,"suffix":""},{"dropping-particle":"","family":"Willemsen","given":"Gonneke","non-dropping-particle":"","parse-names":false,"suffix":""},{"dropping-particle":"","family":"Hottenga","given":"Jouke-Jan","non-dropping-particle":"","parse-names":false,"suffix":""},{"dropping-particle":"","family":"Abdellaoui","given":"Abdel","non-dropping-particle":"","parse-names":false,"suffix":""},{"dropping-particle":"","family":"Mangino","given":"Massimo","non-dropping-particle":"","parse-names":false,"suffix":""},{"dropping-particle":"","family":"Valdes","given":"Ana M","non-dropping-particle":"","parse-names":false,"suffix":""},{"dropping-particle":"","family":"Medland","given":"Sarah E","non-dropping-particle":"","parse-names":false,"suffix":""},{"dropping-particle":"","family":"Madden","given":"Pamela A","non-dropping-particle":"","parse-names":false,"suffix":""},{"dropping-particle":"","family":"Heath","given":"Andrew C","non-dropping-particle":"","parse-names":false,"suffix":""},{"dropping-particle":"","family":"Henders","given":"Anjali K","non-dropping-particle":"","parse-names":false,"suffix":""},{"dropping-particle":"","family":"Nyholt","given":"Dale R","non-dropping-particle":"","parse-names":false,"suffix":""},{"dropping-particle":"De","family":"Geus","given":"Eco J C","non-dropping-particle":"","parse-names":false,"suffix":""},{"dropping-particle":"","family":"Magnusson","given":"Patrik K E","non-dropping-particle":"","parse-names":false,"suffix":""},{"dropping-particle":"","family":"Ingelsson","given":"Erik","non-dropping-particle":"","parse-names":false,"suffix":""},{"dropping-particle":"","family":"Montgomery","given":"Grant W","non-dropping-particle":"","parse-names":false,"suffix":""},{"dropping-particle":"","family":"Spector","given":"Timothy D","non-dropping-particle":"","parse-names":false,"suffix":""},{"dropping-particle":"","family":"Boomsma","given":"Dorret I","non-dropping-particle":"","parse-names":false,"suffix":""},{"dropping-particle":"","family":"Pedersen","given":"Nancy L","non-dropping-particle":"","parse-names":false,"suffix":""},{"dropping-particle":"","family":"Martin","given":"Nicholas G","non-dropping-particle":"","parse-names":false,"suffix":""},{"dropping-particle":"","family":"Visscher","given":"Peter M","non-dropping-particle":"","parse-names":false,"suffix":""},{"dropping-particle":"","family":"Geus","given":"Eco J C","non-dropping-particle":"de","parse-names":false,"suffix":""},{"dropping-particle":"","family":"Magnusson","given":"Patrik K E","non-dropping-particle":"","parse-names":false,"suffix":""},{"dropping-particle":"","family":"Ingelsson","given":"Erik","non-dropping-particle":"","parse-names":false,"suffix":""},{"dropping-particle":"","family":"Montgomery","given":"Grant W","non-dropping-particle":"","parse-names":false,"suffix":""},{"dropping-particle":"","family":"Spector","given":"Timothy D","non-dropping-particle":"","parse-names":false,"suffix":""},{"dropping-particle":"","family":"Boomsma","given":"Dorret I","non-dropping-particle":"","parse-names":false,"suffix":""},{"dropping-particle":"","family":"Pedersen","given":"Nancy L","non-dropping-particle":"","parse-names":false,"suffix":""},{"dropping-particle":"","family":"Martin","given":"Nicholas G","non-dropping-particle":"","parse-names":false,"suffix":""},{"dropping-particle":"","family":"Visscher","given":"Peter M","non-dropping-particle":"","parse-names":false,"suffix":""},{"dropping-particle":"","family":"others","given":"","non-dropping-particle":"","parse-names":false,"suffix":""}],"container-title":"The American Journal of Human Genetics","id":"ITEM-1","issue":"5","issued":{"date-parts":[["2013","10","29"]]},"page":"865-875","publisher":"The American Society of Human Genetics","title":"Inference of the Genetic Architecture Underlying BMI and Height with the Use of 20,240 Sibling Pairs.","type":"article-journal","volume":"93"},"uris":["http://www.mendeley.com/documents/?uuid=5dc4fbab-af62-4f0b-8b49-63a7a7f65ee8"]}],"mendeley":{"formattedCitation":"&lt;sup&gt;21&lt;/sup&gt;","plainTextFormattedCitation":"21","previouslyFormattedCitation":"&lt;sup&gt;21&lt;/sup&gt;"},"properties":{"noteIndex":0},"schema":"https://github.com/citation-style-language/schema/raw/master/csl-citation.json"}</w:instrText>
      </w:r>
      <w:r w:rsidR="00691C75">
        <w:fldChar w:fldCharType="separate"/>
      </w:r>
      <w:r w:rsidR="003B7E04" w:rsidRPr="003B7E04">
        <w:rPr>
          <w:noProof/>
          <w:vertAlign w:val="superscript"/>
        </w:rPr>
        <w:t>21</w:t>
      </w:r>
      <w:r w:rsidR="00691C75">
        <w:fldChar w:fldCharType="end"/>
      </w:r>
      <w:r>
        <w:t>. Candidate gene studies also have a legacy of poor replication due to what is likely to be a combination of low power under a polygenic model and publication bias</w:t>
      </w:r>
      <w:r w:rsidR="00691C75">
        <w:fldChar w:fldCharType="begin" w:fldLock="1"/>
      </w:r>
      <w:r w:rsidR="006D067A">
        <w:instrText>ADDIN CSL_CITATION {"citationItems":[{"id":"ITEM-1","itemData":{"DOI":"10.1016/j.gene.2014.11.052","ISBN":"0378-1119","ISSN":"18790038","PMID":"25433329","abstract":"Genome-wide association studies have eclipsed candidate gene association studies in genetic epidemiology in providing robust, unbiased evidence for the role of genetic variants in complex traits and diseases. The hypothesis-free nature of GWAS inherently minimises the risk of publication bias, and where available these studies should be considered in any meta-analysis of genetic association studies.","author":[{"dropping-particle":"","family":"Gaunt","given":"Tom R.","non-dropping-particle":"","parse-names":false,"suffix":""},{"dropping-particle":"","family":"Davey Smith","given":"George","non-dropping-particle":"","parse-names":false,"suffix":""}],"container-title":"Gene","id":"ITEM-1","issue":"2","issued":{"date-parts":[["2015"]]},"page":"257-258","publisher":"Elsevier B.V.","title":"ENOS and coronary artery disease: Publication bias and the eclipse of hypothesis-driven meta-analysis in genetic association studies","type":"article-journal","volume":"556"},"uris":["http://www.mendeley.com/documents/?uuid=94246c09-85b7-4adf-818f-fe0824bbd19b"]}],"mendeley":{"formattedCitation":"&lt;sup&gt;22&lt;/sup&gt;","plainTextFormattedCitation":"22","previouslyFormattedCitation":"&lt;sup&gt;22&lt;/sup&gt;"},"properties":{"noteIndex":0},"schema":"https://github.com/citation-style-language/schema/raw/master/csl-citation.json"}</w:instrText>
      </w:r>
      <w:r w:rsidR="00691C75">
        <w:fldChar w:fldCharType="separate"/>
      </w:r>
      <w:r w:rsidR="003B7E04" w:rsidRPr="003B7E04">
        <w:rPr>
          <w:noProof/>
          <w:vertAlign w:val="superscript"/>
        </w:rPr>
        <w:t>22</w:t>
      </w:r>
      <w:r w:rsidR="00691C75">
        <w:fldChar w:fldCharType="end"/>
      </w:r>
      <w:r>
        <w:t xml:space="preserve">. In the case of the </w:t>
      </w:r>
      <w:r w:rsidRPr="00A77B67">
        <w:rPr>
          <w:i/>
        </w:rPr>
        <w:t>F</w:t>
      </w:r>
      <w:r>
        <w:t xml:space="preserve">-statistic used for detecting epistasis, the problem of inflation that we describe here arises due to two forces. First, when there is strong but imperfect tagging between a large additive causal variant and a nearby locus, the mean and the variance of the test statistic for interaction terms of the tagging locus will be inflated. Second, an exhaustive search for epistasis will allow the ascertainment of loci that have the appropriate tagging qualities to </w:t>
      </w:r>
      <w:proofErr w:type="spellStart"/>
      <w:r>
        <w:t>maximise</w:t>
      </w:r>
      <w:proofErr w:type="spellEnd"/>
      <w:r>
        <w:t xml:space="preserve"> test statistic inflation. This problem will exist even in a more targeted search for interactions with a known additive locus against other loci, if the true additive effect isn’t completely captured. Such a scenario can arise even when the causal variant is known but is poorly typed </w:t>
      </w:r>
      <w:r w:rsidRPr="00A77B67">
        <w:rPr>
          <w:i/>
        </w:rPr>
        <w:t>e.g.</w:t>
      </w:r>
      <w:r>
        <w:t> due to imperfect imputation.</w:t>
      </w:r>
    </w:p>
    <w:p w14:paraId="79CECED1" w14:textId="3AA36599" w:rsidR="00C5195D" w:rsidRDefault="00EE1D21">
      <w:pPr>
        <w:pStyle w:val="BodyText"/>
      </w:pPr>
      <w:r>
        <w:t xml:space="preserve">How we reliably perform tests for epistasis going forwards remains a challenging question. We have shown that adjusting for fine-mapped </w:t>
      </w:r>
      <w:r w:rsidRPr="00A77B67">
        <w:rPr>
          <w:i/>
        </w:rPr>
        <w:t>cis</w:t>
      </w:r>
      <w:r>
        <w:t>-additive effects does not completely protect the interaction test statistic at tagging loci from inflation if genotyping accuracy is not guaranteed</w:t>
      </w:r>
      <w:r w:rsidR="00266F30">
        <w:t>, nor if the assumption of constant causal effects across samples is violated</w:t>
      </w:r>
      <w:r>
        <w:t>. It does however improve matters substantially, and so we advocate that this should be done routinely.</w:t>
      </w:r>
    </w:p>
    <w:p w14:paraId="0DE12E5A" w14:textId="4D7CAEBC" w:rsidR="00C5195D" w:rsidRDefault="00EE1D21">
      <w:pPr>
        <w:pStyle w:val="BodyText"/>
      </w:pPr>
      <w:r>
        <w:t xml:space="preserve">A second approach is that for any loci that are detected with interaction effects, a permutation test of that specific interaction could be performed </w:t>
      </w:r>
      <w:r w:rsidR="00266F30">
        <w:t xml:space="preserve">in which </w:t>
      </w:r>
      <w:r>
        <w:t xml:space="preserve">the phenotype and </w:t>
      </w:r>
      <w:r w:rsidRPr="00A77B67">
        <w:rPr>
          <w:i/>
          <w:iCs/>
        </w:rPr>
        <w:t>cis</w:t>
      </w:r>
      <w:r>
        <w:t>-</w:t>
      </w:r>
      <w:r w:rsidR="00266F30">
        <w:t>variant</w:t>
      </w:r>
      <w:r w:rsidR="00A77B67">
        <w:t xml:space="preserve"> </w:t>
      </w:r>
      <w:r>
        <w:t xml:space="preserve">are held constant while the </w:t>
      </w:r>
      <w:r w:rsidRPr="00A77B67">
        <w:rPr>
          <w:i/>
          <w:iCs/>
        </w:rPr>
        <w:t>trans</w:t>
      </w:r>
      <w:r>
        <w:t>-</w:t>
      </w:r>
      <w:r w:rsidR="00266F30">
        <w:t xml:space="preserve">variant </w:t>
      </w:r>
      <w:r>
        <w:t>(</w:t>
      </w:r>
      <w:r w:rsidRPr="00A77B67">
        <w:rPr>
          <w:i/>
        </w:rPr>
        <w:t>i.e.</w:t>
      </w:r>
      <w:r>
        <w:t> the variant that is not tagging an additive effect) is permuted. This would give an empirical distribution of the test statistic in the context of potential inflation. Non-parametric tests, if computationally tractable, may also be immune to this form of interaction test statistic inflation.</w:t>
      </w:r>
    </w:p>
    <w:p w14:paraId="12BBE114" w14:textId="7D3A4CF6" w:rsidR="00C5195D" w:rsidRDefault="00EE1D21">
      <w:pPr>
        <w:pStyle w:val="BodyText"/>
      </w:pPr>
      <w:r>
        <w:t>Over and above these approaches, using sequence data offers the most robust solution to protecting against inflation, though we warn that even here errors may remain where there is heterogeneity in the additive effect. If there is no large additive effect, as is the case with most complex traits and for most trans regions of ’</w:t>
      </w:r>
      <w:proofErr w:type="spellStart"/>
      <w:r>
        <w:t>omic</w:t>
      </w:r>
      <w:proofErr w:type="spellEnd"/>
      <w:r>
        <w:t xml:space="preserve"> variables, then the problem of the residual being a mixture of binomial and normal distributions is unlikely to exist.</w:t>
      </w:r>
    </w:p>
    <w:p w14:paraId="4CB68073" w14:textId="77777777" w:rsidR="009C1170" w:rsidRDefault="009C1170" w:rsidP="00D229D5">
      <w:pPr>
        <w:pStyle w:val="Heading2"/>
      </w:pPr>
      <w:bookmarkStart w:id="329" w:name="methods"/>
    </w:p>
    <w:p w14:paraId="1516961B" w14:textId="77777777" w:rsidR="00C5195D" w:rsidRDefault="00EE1D21">
      <w:pPr>
        <w:pStyle w:val="Heading2"/>
      </w:pPr>
      <w:r>
        <w:t>Methods</w:t>
      </w:r>
      <w:bookmarkEnd w:id="329"/>
    </w:p>
    <w:p w14:paraId="1E89380B" w14:textId="77777777" w:rsidR="00C5195D" w:rsidRDefault="00EE1D21">
      <w:pPr>
        <w:pStyle w:val="Heading3"/>
      </w:pPr>
      <w:bookmarkStart w:id="330" w:name="genomic-inflation-in-the-discovery-data"/>
      <w:r>
        <w:t>Genomic inflation in the discovery data</w:t>
      </w:r>
      <w:bookmarkEnd w:id="330"/>
    </w:p>
    <w:p w14:paraId="1137B43F" w14:textId="2F0FB139" w:rsidR="00C5195D" w:rsidRDefault="00EE1D21">
      <w:pPr>
        <w:pStyle w:val="FirstParagraph"/>
      </w:pPr>
      <w:r>
        <w:t xml:space="preserve">For each of the 501 interactions reported in </w:t>
      </w:r>
      <w:r w:rsidR="00266F30">
        <w:t>Hemani et al 2014</w:t>
      </w:r>
      <w:r>
        <w:t xml:space="preserve">, we used the original discovery data to estimate the genomic inflation factor of the interaction test statistic, where we tested for interaction of the </w:t>
      </w:r>
      <w:proofErr w:type="gramStart"/>
      <w:r>
        <w:t>cis-locus</w:t>
      </w:r>
      <w:proofErr w:type="gramEnd"/>
      <w:r>
        <w:t xml:space="preserve"> against all trans-loci. This resulted in approximately 500,000 interaction test statistics </w:t>
      </w:r>
      <w:ins w:id="331" w:author="Gibran Hemani" w:date="2020-01-14T20:54:00Z">
        <w:r w:rsidR="00B106BB">
          <w:t xml:space="preserve">(4 </w:t>
        </w:r>
        <w:proofErr w:type="spellStart"/>
        <w:r w:rsidR="00B106BB">
          <w:t>d.f.</w:t>
        </w:r>
        <w:proofErr w:type="spellEnd"/>
        <w:r w:rsidR="00B106BB">
          <w:t xml:space="preserve"> F tests) </w:t>
        </w:r>
      </w:ins>
      <w:r>
        <w:t xml:space="preserve">per analysis (varying depending on the </w:t>
      </w:r>
      <w:proofErr w:type="gramStart"/>
      <w:r w:rsidRPr="00A77B67">
        <w:rPr>
          <w:i/>
        </w:rPr>
        <w:t>cis</w:t>
      </w:r>
      <w:r>
        <w:t>-chromosome</w:t>
      </w:r>
      <w:proofErr w:type="gramEnd"/>
      <w:r>
        <w:t xml:space="preserve">, as that was omitted for the test). We calculated the genomic inflation factor </w:t>
      </w:r>
      <w:ins w:id="332" w:author="Gibran Hemani" w:date="2020-01-14T20:55:00Z">
        <w:r w:rsidR="00B106BB">
          <w:t xml:space="preserve">distribution of test statistics by </w:t>
        </w:r>
      </w:ins>
      <w:ins w:id="333" w:author="Gibran Hemani" w:date="2020-01-14T20:54:00Z">
        <w:r w:rsidR="00B106BB">
          <w:t>obtaining the median p-value</w:t>
        </w:r>
      </w:ins>
      <w:ins w:id="334" w:author="Gibran Hemani" w:date="2020-01-14T20:55:00Z">
        <w:r w:rsidR="00B106BB">
          <w:t xml:space="preserve">, </w:t>
        </w:r>
      </w:ins>
      <w:ins w:id="335" w:author="Gibran Hemani" w:date="2020-01-14T20:56:00Z">
        <w:r w:rsidR="00B106BB">
          <w:lastRenderedPageBreak/>
          <w:t xml:space="preserve">converting it to a 1 </w:t>
        </w:r>
        <w:proofErr w:type="spellStart"/>
        <w:r w:rsidR="00B106BB">
          <w:t>d.f.</w:t>
        </w:r>
        <w:proofErr w:type="spellEnd"/>
        <w:r w:rsidR="00B106BB">
          <w:t xml:space="preserve"> chi-square value, and dividing </w:t>
        </w:r>
      </w:ins>
      <w:del w:id="336" w:author="Gibran Hemani" w:date="2020-01-14T20:56:00Z">
        <w:r w:rsidDel="00B106BB">
          <w:delText xml:space="preserve">as the observed </w:delText>
        </w:r>
        <w:commentRangeStart w:id="337"/>
        <w:r w:rsidDel="00B106BB">
          <w:delText xml:space="preserve">median </w:delText>
        </w:r>
        <w:r w:rsidRPr="00A77B67" w:rsidDel="00B106BB">
          <w:rPr>
            <w:i/>
          </w:rPr>
          <w:delText>chi-square</w:delText>
        </w:r>
      </w:del>
      <w:ins w:id="338" w:author="Jian Yang" w:date="2020-01-09T15:57:00Z">
        <w:del w:id="339" w:author="Gibran Hemani" w:date="2020-01-14T20:56:00Z">
          <w:r w:rsidR="00D526E8" w:rsidDel="00B106BB">
            <w:rPr>
              <w:i/>
            </w:rPr>
            <w:delText>d</w:delText>
          </w:r>
        </w:del>
      </w:ins>
      <w:del w:id="340" w:author="Gibran Hemani" w:date="2020-01-14T20:56:00Z">
        <w:r w:rsidDel="00B106BB">
          <w:delText xml:space="preserve"> statistic </w:delText>
        </w:r>
        <w:commentRangeEnd w:id="337"/>
        <w:r w:rsidR="00D526E8" w:rsidDel="00B106BB">
          <w:rPr>
            <w:rStyle w:val="CommentReference"/>
          </w:rPr>
          <w:commentReference w:id="337"/>
        </w:r>
        <w:r w:rsidDel="00B106BB">
          <w:delText xml:space="preserve">divided </w:delText>
        </w:r>
      </w:del>
      <w:r>
        <w:t xml:space="preserve">by the expected </w:t>
      </w:r>
      <w:ins w:id="341" w:author="Gibran Hemani" w:date="2020-01-14T20:56:00Z">
        <w:r w:rsidR="00B106BB">
          <w:t xml:space="preserve">median 1 </w:t>
        </w:r>
        <w:proofErr w:type="spellStart"/>
        <w:r w:rsidR="00B106BB">
          <w:t>d.f.</w:t>
        </w:r>
        <w:proofErr w:type="spellEnd"/>
        <w:r w:rsidR="00B106BB">
          <w:t xml:space="preserve"> chi-square </w:t>
        </w:r>
      </w:ins>
      <w:r>
        <w:t>value of 0.455.</w:t>
      </w:r>
    </w:p>
    <w:p w14:paraId="210A9BD9" w14:textId="77777777" w:rsidR="00C5195D" w:rsidRDefault="00EE1D21">
      <w:pPr>
        <w:pStyle w:val="Heading3"/>
      </w:pPr>
      <w:bookmarkStart w:id="342" w:name="Xc9cdbfaf595308e0edcf05018a6bbf1229ea130"/>
      <w:r>
        <w:t>Simulations of discovery-replication scenarios</w:t>
      </w:r>
      <w:bookmarkEnd w:id="342"/>
    </w:p>
    <w:p w14:paraId="2F0987D5" w14:textId="6D053185" w:rsidR="00C5195D" w:rsidRDefault="00266F30">
      <w:pPr>
        <w:pStyle w:val="FirstParagraph"/>
      </w:pPr>
      <w:r>
        <w:t>Here, o</w:t>
      </w:r>
      <w:r w:rsidR="00EE1D21">
        <w:t xml:space="preserve">ur objective is to evaluate the expected </w:t>
      </w:r>
      <w:r w:rsidR="00806BFC">
        <w:t>behavior</w:t>
      </w:r>
      <w:r w:rsidR="00EE1D21">
        <w:t xml:space="preserve"> of replication of interaction tests under the null hypothesis that there is no interaction (and therefore any discovered interactions are false positives). To do this we create two datasets, one representing the discovery sample (n = 846) and another representing the replication (n = 2</w:t>
      </w:r>
      <w:r w:rsidR="00806BFC">
        <w:t>,</w:t>
      </w:r>
      <w:r w:rsidR="00EE1D21">
        <w:t>131). We use genotype data from the Avon Longitudinal Study of Parents and Children (ALSPAC) study to create the two genetic datasets, such that realistic LD structures are present and there is genotype resampling between the discovery and replication. The ALSPAC data was imputed to 1000 genomes reference panel (Phase 3 version 1</w:t>
      </w:r>
      <w:proofErr w:type="gramStart"/>
      <w:r w:rsidR="00EE1D21">
        <w:t>), and</w:t>
      </w:r>
      <w:proofErr w:type="gramEnd"/>
      <w:r w:rsidR="00EE1D21">
        <w:t xml:space="preserve"> used to simulate the phenotype under an additive model, where a large additive effect was caused by a single variant.</w:t>
      </w:r>
    </w:p>
    <w:p w14:paraId="1BACD278" w14:textId="77777777" w:rsidR="00C5195D" w:rsidRDefault="00EE1D21">
      <w:pPr>
        <w:pStyle w:val="Heading4"/>
      </w:pPr>
      <w:bookmarkStart w:id="343" w:name="phenotype-simulation"/>
      <w:r>
        <w:t>Phenotype simulation</w:t>
      </w:r>
      <w:bookmarkEnd w:id="343"/>
    </w:p>
    <w:p w14:paraId="50130223" w14:textId="6F766EB8" w:rsidR="00C5195D" w:rsidRDefault="00266F30">
      <w:pPr>
        <w:pStyle w:val="FirstParagraph"/>
      </w:pPr>
      <w:r>
        <w:t>W</w:t>
      </w:r>
      <w:r w:rsidR="00EE1D21">
        <w:t>e want to simulate a phenotype that is due to a single large additive effect, and then perform interaction tests with th</w:t>
      </w:r>
      <w:ins w:id="344" w:author="Jian Yang" w:date="2020-01-09T15:59:00Z">
        <w:r w:rsidR="00D526E8">
          <w:t>e</w:t>
        </w:r>
      </w:ins>
      <w:del w:id="345" w:author="Jian Yang" w:date="2020-01-09T15:59:00Z">
        <w:r w:rsidR="00EE1D21" w:rsidDel="00D526E8">
          <w:delText>at</w:delText>
        </w:r>
      </w:del>
      <w:r w:rsidR="00EE1D21">
        <w:t xml:space="preserve"> causal variant absent from the set of markers that are tested. In H2014 we reported </w:t>
      </w:r>
      <w:r w:rsidR="00EE1D21">
        <w:rPr>
          <w:i/>
        </w:rPr>
        <w:t>MBNL1</w:t>
      </w:r>
      <w:r w:rsidR="00EE1D21">
        <w:t xml:space="preserve"> gene expression being influenced by several cis-trans epistatic interactions. In that scenario, rs67903230 was the fine-mapped additive cis-variant, which we will treat as the causal variant in these simulations. </w:t>
      </w:r>
      <w:commentRangeStart w:id="346"/>
      <w:r w:rsidR="00EE1D21">
        <w:t xml:space="preserve">It was absent from the genotype data used to conduct the interaction analysis, and instead rs13069559 emerged as a cis-tagging variant, </w:t>
      </w:r>
      <w:commentRangeEnd w:id="346"/>
      <w:r w:rsidR="00D526E8">
        <w:rPr>
          <w:rStyle w:val="CommentReference"/>
        </w:rPr>
        <w:commentReference w:id="346"/>
      </w:r>
      <w:r w:rsidR="00EE1D21">
        <w:t>which showed interaction associations against variants on other chromosomes, and also replicated in independent datasets. We attempt to mimic this scenario here. We define the phenotype to be simulated as</w:t>
      </w:r>
    </w:p>
    <w:p w14:paraId="0445C991" w14:textId="77777777" w:rsidR="00C5195D" w:rsidRDefault="00127B72">
      <w:pPr>
        <w:pStyle w:val="BodyText"/>
      </w:pPr>
      <m:oMathPara>
        <m:oMathParaPr>
          <m:jc m:val="center"/>
        </m:oMathParaPr>
        <m:oMath>
          <m:m>
            <m:mPr>
              <m:plcHide m:val="1"/>
              <m:mcs>
                <m:mc>
                  <m:mcPr>
                    <m:count m:val="1"/>
                    <m:mcJc m:val="right"/>
                  </m:mcPr>
                </m:mc>
              </m:mcs>
              <m:ctrlPr>
                <w:ins w:id="349" w:author="Gibran Hemani" w:date="2020-01-14T08:59:00Z">
                  <w:rPr>
                    <w:rFonts w:ascii="Cambria Math" w:hAnsi="Cambria Math"/>
                  </w:rPr>
                </w:ins>
              </m:ctrlPr>
            </m:mPr>
            <m:mr>
              <m:e>
                <m:sSub>
                  <m:sSubPr>
                    <m:ctrlPr>
                      <w:ins w:id="350" w:author="Gibran Hemani" w:date="2020-01-14T08:59:00Z">
                        <w:rPr>
                          <w:rFonts w:ascii="Cambria Math" w:hAnsi="Cambria Math"/>
                        </w:rPr>
                      </w:ins>
                    </m:ctrlPr>
                  </m:sSubPr>
                  <m:e>
                    <m:r>
                      <w:rPr>
                        <w:rFonts w:ascii="Cambria Math" w:hAnsi="Cambria Math"/>
                      </w:rPr>
                      <m:t>y</m:t>
                    </m:r>
                  </m:e>
                  <m:sub>
                    <m:r>
                      <w:rPr>
                        <w:rFonts w:ascii="Cambria Math" w:hAnsi="Cambria Math"/>
                      </w:rPr>
                      <m:t>i</m:t>
                    </m:r>
                  </m:sub>
                </m:sSub>
                <m:r>
                  <w:rPr>
                    <w:rFonts w:ascii="Cambria Math" w:hAnsi="Cambria Math"/>
                  </w:rPr>
                  <m:t>=</m:t>
                </m:r>
                <m:sSub>
                  <m:sSubPr>
                    <m:ctrlPr>
                      <w:ins w:id="351" w:author="Gibran Hemani" w:date="2020-01-14T08:59:00Z">
                        <w:rPr>
                          <w:rFonts w:ascii="Cambria Math" w:hAnsi="Cambria Math"/>
                        </w:rPr>
                      </w:ins>
                    </m:ctrlPr>
                  </m:sSubPr>
                  <m:e>
                    <m:r>
                      <w:rPr>
                        <w:rFonts w:ascii="Cambria Math" w:hAnsi="Cambria Math"/>
                      </w:rPr>
                      <m:t>b</m:t>
                    </m:r>
                  </m:e>
                  <m:sub>
                    <m:r>
                      <w:rPr>
                        <w:rFonts w:ascii="Cambria Math" w:hAnsi="Cambria Math"/>
                      </w:rPr>
                      <m:t>c</m:t>
                    </m:r>
                  </m:sub>
                </m:sSub>
                <m:sSub>
                  <m:sSubPr>
                    <m:ctrlPr>
                      <w:ins w:id="352" w:author="Gibran Hemani" w:date="2020-01-14T08:59:00Z">
                        <w:rPr>
                          <w:rFonts w:ascii="Cambria Math" w:hAnsi="Cambria Math"/>
                        </w:rPr>
                      </w:ins>
                    </m:ctrlPr>
                  </m:sSubPr>
                  <m:e>
                    <m:r>
                      <w:rPr>
                        <w:rFonts w:ascii="Cambria Math" w:hAnsi="Cambria Math"/>
                      </w:rPr>
                      <m:t>x</m:t>
                    </m:r>
                  </m:e>
                  <m:sub>
                    <m:r>
                      <w:rPr>
                        <w:rFonts w:ascii="Cambria Math" w:hAnsi="Cambria Math"/>
                      </w:rPr>
                      <m:t>ic</m:t>
                    </m:r>
                  </m:sub>
                </m:sSub>
                <m:r>
                  <w:rPr>
                    <w:rFonts w:ascii="Cambria Math" w:hAnsi="Cambria Math"/>
                  </w:rPr>
                  <m:t>+</m:t>
                </m:r>
                <m:sSub>
                  <m:sSubPr>
                    <m:ctrlPr>
                      <w:ins w:id="353" w:author="Gibran Hemani" w:date="2020-01-14T08:59:00Z">
                        <w:rPr>
                          <w:rFonts w:ascii="Cambria Math" w:hAnsi="Cambria Math"/>
                        </w:rPr>
                      </w:ins>
                    </m:ctrlPr>
                  </m:sSubPr>
                  <m:e>
                    <m:r>
                      <w:rPr>
                        <w:rFonts w:ascii="Cambria Math" w:hAnsi="Cambria Math"/>
                      </w:rPr>
                      <m:t>e</m:t>
                    </m:r>
                  </m:e>
                  <m:sub>
                    <m:r>
                      <w:rPr>
                        <w:rFonts w:ascii="Cambria Math" w:hAnsi="Cambria Math"/>
                      </w:rPr>
                      <m:t>i</m:t>
                    </m:r>
                  </m:sub>
                </m:sSub>
              </m:e>
            </m:mr>
          </m:m>
        </m:oMath>
      </m:oMathPara>
    </w:p>
    <w:p w14:paraId="045272C8" w14:textId="77777777" w:rsidR="00C5195D" w:rsidRDefault="00EE1D21">
      <w:pPr>
        <w:pStyle w:val="FirstParagraph"/>
      </w:pPr>
      <w:r>
        <w:t xml:space="preserve">where </w:t>
      </w:r>
      <m:oMath>
        <m:sSub>
          <m:sSubPr>
            <m:ctrlPr>
              <w:ins w:id="354" w:author="Gibran Hemani" w:date="2020-01-14T08:59:00Z">
                <w:rPr>
                  <w:rFonts w:ascii="Cambria Math" w:hAnsi="Cambria Math"/>
                </w:rPr>
              </w:ins>
            </m:ctrlPr>
          </m:sSubPr>
          <m:e>
            <m:r>
              <w:rPr>
                <w:rFonts w:ascii="Cambria Math" w:hAnsi="Cambria Math"/>
              </w:rPr>
              <m:t>x</m:t>
            </m:r>
          </m:e>
          <m:sub>
            <m:r>
              <w:rPr>
                <w:rFonts w:ascii="Cambria Math" w:hAnsi="Cambria Math"/>
              </w:rPr>
              <m:t>ic</m:t>
            </m:r>
          </m:sub>
        </m:sSub>
        <m:r>
          <w:rPr>
            <w:rFonts w:ascii="Cambria Math" w:hAnsi="Cambria Math"/>
          </w:rPr>
          <m:t>∈{0,1,2}</m:t>
        </m:r>
      </m:oMath>
      <w:r>
        <w:t xml:space="preserve"> is the genotype value for individual </w:t>
      </w:r>
      <m:oMath>
        <m:r>
          <w:rPr>
            <w:rFonts w:ascii="Cambria Math" w:hAnsi="Cambria Math"/>
          </w:rPr>
          <m:t>i</m:t>
        </m:r>
      </m:oMath>
      <w:r>
        <w:t xml:space="preserve"> at the causal </w:t>
      </w:r>
      <w:proofErr w:type="gramStart"/>
      <w:r>
        <w:t>variant.</w:t>
      </w:r>
      <w:proofErr w:type="gramEnd"/>
      <w:r>
        <w:t xml:space="preserve"> In this case we use the rs67903230 in the ALSPAC data. The residual error term </w:t>
      </w:r>
      <m:oMath>
        <m:sSub>
          <m:sSubPr>
            <m:ctrlPr>
              <w:ins w:id="355" w:author="Gibran Hemani" w:date="2020-01-14T08:59:00Z">
                <w:rPr>
                  <w:rFonts w:ascii="Cambria Math" w:hAnsi="Cambria Math"/>
                </w:rPr>
              </w:ins>
            </m:ctrlPr>
          </m:sSubPr>
          <m:e>
            <m:r>
              <w:rPr>
                <w:rFonts w:ascii="Cambria Math" w:hAnsi="Cambria Math"/>
              </w:rPr>
              <m:t>e</m:t>
            </m:r>
          </m:e>
          <m:sub>
            <m:r>
              <w:rPr>
                <w:rFonts w:ascii="Cambria Math" w:hAnsi="Cambria Math"/>
              </w:rPr>
              <m:t>i</m:t>
            </m:r>
          </m:sub>
        </m:sSub>
        <m:r>
          <w:rPr>
            <w:rFonts w:ascii="Cambria Math" w:hAnsi="Cambria Math"/>
          </w:rPr>
          <m:t>∼N(0,1-</m:t>
        </m:r>
        <m:sSubSup>
          <m:sSubSupPr>
            <m:ctrlPr>
              <w:ins w:id="356" w:author="Gibran Hemani" w:date="2020-01-14T08:59:00Z">
                <w:rPr>
                  <w:rFonts w:ascii="Cambria Math" w:hAnsi="Cambria Math"/>
                </w:rPr>
              </w:ins>
            </m:ctrlPr>
          </m:sSubSupPr>
          <m:e>
            <m:r>
              <w:rPr>
                <w:rFonts w:ascii="Cambria Math" w:hAnsi="Cambria Math"/>
              </w:rPr>
              <m:t>b</m:t>
            </m:r>
          </m:e>
          <m:sub>
            <m:r>
              <w:rPr>
                <w:rFonts w:ascii="Cambria Math" w:hAnsi="Cambria Math"/>
              </w:rPr>
              <m:t>c</m:t>
            </m:r>
          </m:sub>
          <m:sup>
            <m:r>
              <w:rPr>
                <w:rFonts w:ascii="Cambria Math" w:hAnsi="Cambria Math"/>
              </w:rPr>
              <m:t>2</m:t>
            </m:r>
          </m:sup>
        </m:sSubSup>
        <m:r>
          <w:rPr>
            <w:rFonts w:ascii="Cambria Math" w:hAnsi="Cambria Math"/>
          </w:rPr>
          <m:t>var(</m:t>
        </m:r>
        <m:sSub>
          <m:sSubPr>
            <m:ctrlPr>
              <w:ins w:id="357" w:author="Gibran Hemani" w:date="2020-01-14T08:59:00Z">
                <w:rPr>
                  <w:rFonts w:ascii="Cambria Math" w:hAnsi="Cambria Math"/>
                </w:rPr>
              </w:ins>
            </m:ctrlPr>
          </m:sSubPr>
          <m:e>
            <m:r>
              <w:rPr>
                <w:rFonts w:ascii="Cambria Math" w:hAnsi="Cambria Math"/>
              </w:rPr>
              <m:t>x</m:t>
            </m:r>
          </m:e>
          <m:sub>
            <m:r>
              <w:rPr>
                <w:rFonts w:ascii="Cambria Math" w:hAnsi="Cambria Math"/>
              </w:rPr>
              <m:t>c</m:t>
            </m:r>
          </m:sub>
        </m:sSub>
        <m:r>
          <w:rPr>
            <w:rFonts w:ascii="Cambria Math" w:hAnsi="Cambria Math"/>
          </w:rPr>
          <m:t>))</m:t>
        </m:r>
      </m:oMath>
      <w:r>
        <w:t xml:space="preserve"> where additive effect </w:t>
      </w:r>
      <m:oMath>
        <m:sSub>
          <m:sSubPr>
            <m:ctrlPr>
              <w:ins w:id="358" w:author="Gibran Hemani" w:date="2020-01-14T08:59:00Z">
                <w:rPr>
                  <w:rFonts w:ascii="Cambria Math" w:hAnsi="Cambria Math"/>
                </w:rPr>
              </w:ins>
            </m:ctrlPr>
          </m:sSubPr>
          <m:e>
            <m:r>
              <w:rPr>
                <w:rFonts w:ascii="Cambria Math" w:hAnsi="Cambria Math"/>
              </w:rPr>
              <m:t>b</m:t>
            </m:r>
          </m:e>
          <m:sub>
            <m:r>
              <w:rPr>
                <w:rFonts w:ascii="Cambria Math" w:hAnsi="Cambria Math"/>
              </w:rPr>
              <m:t>c</m:t>
            </m:r>
          </m:sub>
        </m:sSub>
        <m:r>
          <w:rPr>
            <w:rFonts w:ascii="Cambria Math" w:hAnsi="Cambria Math"/>
          </w:rPr>
          <m:t>=</m:t>
        </m:r>
        <m:rad>
          <m:radPr>
            <m:degHide m:val="1"/>
            <m:ctrlPr>
              <w:ins w:id="359" w:author="Gibran Hemani" w:date="2020-01-14T08:59:00Z">
                <w:rPr>
                  <w:rFonts w:ascii="Cambria Math" w:hAnsi="Cambria Math"/>
                </w:rPr>
              </w:ins>
            </m:ctrlPr>
          </m:radPr>
          <m:deg/>
          <m:e>
            <m:f>
              <m:fPr>
                <m:ctrlPr>
                  <w:ins w:id="360" w:author="Gibran Hemani" w:date="2020-01-14T08:59:00Z">
                    <w:rPr>
                      <w:rFonts w:ascii="Cambria Math" w:hAnsi="Cambria Math"/>
                    </w:rPr>
                  </w:ins>
                </m:ctrlPr>
              </m:fPr>
              <m:num>
                <m:sSubSup>
                  <m:sSubSupPr>
                    <m:ctrlPr>
                      <w:ins w:id="361" w:author="Gibran Hemani" w:date="2020-01-14T08:59: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var(y)</m:t>
                </m:r>
              </m:num>
              <m:den>
                <m:r>
                  <w:rPr>
                    <w:rFonts w:ascii="Cambria Math" w:hAnsi="Cambria Math"/>
                  </w:rPr>
                  <m:t>var(x)</m:t>
                </m:r>
              </m:den>
            </m:f>
          </m:e>
        </m:rad>
      </m:oMath>
      <w:r>
        <w:t xml:space="preserve"> such that across the simulations </w:t>
      </w:r>
      <m:oMath>
        <m:sSubSup>
          <m:sSubSupPr>
            <m:ctrlPr>
              <w:ins w:id="362" w:author="Gibran Hemani" w:date="2020-01-14T08:59: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∼U(0,0.5)</m:t>
        </m:r>
      </m:oMath>
      <w:r>
        <w:t>.</w:t>
      </w:r>
    </w:p>
    <w:p w14:paraId="6A0A117C" w14:textId="77777777" w:rsidR="00C5195D" w:rsidRDefault="00EE1D21">
      <w:pPr>
        <w:pStyle w:val="Heading4"/>
      </w:pPr>
      <w:bookmarkStart w:id="363" w:name="analyses"/>
      <w:r>
        <w:t>Analyses</w:t>
      </w:r>
      <w:bookmarkEnd w:id="363"/>
    </w:p>
    <w:p w14:paraId="1F4DB00B" w14:textId="4550A2BB" w:rsidR="00C5195D" w:rsidRDefault="00EE1D21">
      <w:pPr>
        <w:pStyle w:val="FirstParagraph"/>
      </w:pPr>
      <w:r>
        <w:t xml:space="preserve">Once the phenotype was simulated using the causal variant, we were able to obtain F-statistics for the interaction term of the tagging variant (rs13069559) against every trans-variant (excluding those on the cis-chromosome). We retained only 502,510 autosomal markers to match the original discovery data, excluding those on chromosome 3 which is where </w:t>
      </w:r>
      <w:r>
        <w:rPr>
          <w:i/>
        </w:rPr>
        <w:t>MBNL1</w:t>
      </w:r>
      <w:r>
        <w:t xml:space="preserve"> resides. The 4 </w:t>
      </w:r>
      <w:proofErr w:type="spellStart"/>
      <w:r>
        <w:t>d.f.</w:t>
      </w:r>
      <w:proofErr w:type="spellEnd"/>
      <w:r>
        <w:t xml:space="preserve"> interaction test was performed between rs13069559 and each of these markers sequentially. We did this both in the discovery and the replication dataset, so that we could compare the distributions of </w:t>
      </w:r>
      <w:r w:rsidRPr="00A77B67">
        <w:rPr>
          <w:i/>
        </w:rPr>
        <w:t>F</w:t>
      </w:r>
      <w:r>
        <w:t xml:space="preserve">-statistics between the two, where we expect variation to only arise due to </w:t>
      </w:r>
      <w:commentRangeStart w:id="364"/>
      <w:r>
        <w:t>resampling of genotype values</w:t>
      </w:r>
      <w:r w:rsidR="00266F30">
        <w:t xml:space="preserve"> </w:t>
      </w:r>
      <w:commentRangeEnd w:id="364"/>
      <w:r w:rsidR="001C7D9E">
        <w:rPr>
          <w:rStyle w:val="CommentReference"/>
        </w:rPr>
        <w:commentReference w:id="364"/>
      </w:r>
      <w:r w:rsidR="00266F30">
        <w:t>and residual values</w:t>
      </w:r>
      <w:ins w:id="366" w:author="Gibran Hemani" w:date="2020-01-14T21:08:00Z">
        <w:r w:rsidR="006349C1">
          <w:t xml:space="preserve"> between the discovery and replication da</w:t>
        </w:r>
      </w:ins>
      <w:ins w:id="367" w:author="Gibran Hemani" w:date="2020-01-14T21:09:00Z">
        <w:r w:rsidR="006349C1">
          <w:t>ta</w:t>
        </w:r>
      </w:ins>
      <w:r>
        <w:t>.</w:t>
      </w:r>
    </w:p>
    <w:p w14:paraId="0267625A" w14:textId="6838E709" w:rsidR="00C5195D" w:rsidRDefault="00EE1D21">
      <w:pPr>
        <w:pStyle w:val="BodyText"/>
      </w:pPr>
      <w:r>
        <w:lastRenderedPageBreak/>
        <w:t xml:space="preserve">This process of creating a phenotype, performing the </w:t>
      </w:r>
      <w:r w:rsidRPr="00A77B67">
        <w:rPr>
          <w:i/>
        </w:rPr>
        <w:t>cis-trans</w:t>
      </w:r>
      <w:r>
        <w:t xml:space="preserve"> analysis in the discovery and the cis-trans analysis in the replication, was repeated 40,000 times.</w:t>
      </w:r>
      <w:ins w:id="368" w:author="Gibran Hemani" w:date="2020-01-14T21:09:00Z">
        <w:r w:rsidR="006349C1">
          <w:t xml:space="preserve"> </w:t>
        </w:r>
      </w:ins>
    </w:p>
    <w:p w14:paraId="5334CDB1" w14:textId="0BCE2716" w:rsidR="00C5195D" w:rsidRDefault="00EE1D21">
      <w:pPr>
        <w:pStyle w:val="BodyText"/>
        <w:rPr>
          <w:ins w:id="369" w:author="Gibran Hemani" w:date="2020-01-14T16:38:00Z"/>
        </w:rPr>
      </w:pPr>
      <w:r>
        <w:t xml:space="preserve">To mimic the discovery-replication process, for a particular simulation we tested if any </w:t>
      </w:r>
      <w:r w:rsidRPr="00A77B67">
        <w:rPr>
          <w:i/>
          <w:iCs/>
        </w:rPr>
        <w:t>cis-trans</w:t>
      </w:r>
      <w:r>
        <w:t xml:space="preserve"> interactions (4 </w:t>
      </w:r>
      <w:proofErr w:type="spellStart"/>
      <w:r>
        <w:t>d.f.</w:t>
      </w:r>
      <w:proofErr w:type="spellEnd"/>
      <w:r>
        <w:t xml:space="preserve"> test) were significant at a Bonferroni corrected threshold, and then looked up their associations in the replication.</w:t>
      </w:r>
    </w:p>
    <w:p w14:paraId="7EBE4058" w14:textId="62E85D2D" w:rsidR="007B4C48" w:rsidRDefault="007B4C48">
      <w:pPr>
        <w:pStyle w:val="BodyText"/>
        <w:rPr>
          <w:ins w:id="370" w:author="Gibran Hemani" w:date="2020-01-14T16:28:00Z"/>
        </w:rPr>
      </w:pPr>
      <w:ins w:id="371" w:author="Gibran Hemani" w:date="2020-01-14T16:39:00Z">
        <w:r>
          <w:t>We refer to this set of simulations, where rs13069559 and rs67903230 are used as the cis variants, as ‘</w:t>
        </w:r>
      </w:ins>
      <w:ins w:id="372" w:author="Gibran Hemani" w:date="2020-01-14T21:14:00Z">
        <w:r w:rsidR="00B731AD">
          <w:t>S</w:t>
        </w:r>
      </w:ins>
      <w:ins w:id="373" w:author="Gibran Hemani" w:date="2020-01-14T16:39:00Z">
        <w:r>
          <w:t>cenario 1’.</w:t>
        </w:r>
      </w:ins>
      <w:ins w:id="374" w:author="Gibran Hemani" w:date="2020-01-14T21:13:00Z">
        <w:r w:rsidR="006349C1">
          <w:t xml:space="preserve"> The resampling of genotype values between simulations was not possible here due to the limited ALSPAC sample size, though based on further simulations in the scenarios described below where some degree of genotype resampling is achieved, it is unlikely to have a major impact. </w:t>
        </w:r>
      </w:ins>
    </w:p>
    <w:p w14:paraId="4A7983D8" w14:textId="7AFBB605" w:rsidR="00195BD8" w:rsidRDefault="00195BD8">
      <w:pPr>
        <w:pStyle w:val="Heading4"/>
        <w:rPr>
          <w:ins w:id="375" w:author="Gibran Hemani" w:date="2020-01-14T16:28:00Z"/>
        </w:rPr>
        <w:pPrChange w:id="376" w:author="Gibran Hemani" w:date="2020-01-14T16:29:00Z">
          <w:pPr>
            <w:pStyle w:val="BodyText"/>
          </w:pPr>
        </w:pPrChange>
      </w:pPr>
      <w:ins w:id="377" w:author="Gibran Hemani" w:date="2020-01-14T16:28:00Z">
        <w:r>
          <w:t>Further scenarios</w:t>
        </w:r>
      </w:ins>
    </w:p>
    <w:p w14:paraId="3BDC83DB" w14:textId="44CAD0A8" w:rsidR="00195BD8" w:rsidRDefault="00195BD8" w:rsidP="00195BD8">
      <w:pPr>
        <w:pStyle w:val="BodyText"/>
        <w:rPr>
          <w:ins w:id="378" w:author="Gibran Hemani" w:date="2020-01-14T16:33:00Z"/>
        </w:rPr>
      </w:pPr>
      <w:ins w:id="379" w:author="Gibran Hemani" w:date="2020-01-14T16:28:00Z">
        <w:r>
          <w:t>Similar results were found in slightly modified simulation scenarios</w:t>
        </w:r>
      </w:ins>
      <w:ins w:id="380" w:author="Gibran Hemani" w:date="2020-01-14T16:30:00Z">
        <w:r>
          <w:t xml:space="preserve"> to the initial one described above</w:t>
        </w:r>
      </w:ins>
      <w:ins w:id="381" w:author="Gibran Hemani" w:date="2020-01-14T16:28:00Z">
        <w:r>
          <w:t xml:space="preserve">. </w:t>
        </w:r>
      </w:ins>
      <w:ins w:id="382" w:author="Gibran Hemani" w:date="2020-01-14T16:34:00Z">
        <w:r>
          <w:t xml:space="preserve">If all H2014 signals are false positives then the </w:t>
        </w:r>
      </w:ins>
      <w:ins w:id="383" w:author="Gibran Hemani" w:date="2020-01-14T16:35:00Z">
        <w:r>
          <w:t xml:space="preserve">above simulation scenario represents a relatively bad scenario (meaning </w:t>
        </w:r>
      </w:ins>
      <w:ins w:id="384" w:author="Gibran Hemani" w:date="2020-01-14T23:35:00Z">
        <w:r w:rsidR="00265934">
          <w:t>more</w:t>
        </w:r>
      </w:ins>
      <w:ins w:id="385" w:author="Gibran Hemani" w:date="2020-01-14T16:35:00Z">
        <w:r>
          <w:t xml:space="preserve"> susceptible to false positives), because the </w:t>
        </w:r>
      </w:ins>
      <w:ins w:id="386" w:author="Gibran Hemani" w:date="2020-01-14T23:35:00Z">
        <w:r w:rsidR="00265934">
          <w:t xml:space="preserve">only one locus was </w:t>
        </w:r>
        <w:proofErr w:type="spellStart"/>
        <w:r w:rsidR="00265934">
          <w:t>ana</w:t>
        </w:r>
      </w:ins>
      <w:ins w:id="387" w:author="Gibran Hemani" w:date="2020-01-14T23:36:00Z">
        <w:r w:rsidR="00265934">
          <w:t>lysed</w:t>
        </w:r>
        <w:proofErr w:type="spellEnd"/>
        <w:r w:rsidR="00265934">
          <w:t xml:space="preserve"> in which the </w:t>
        </w:r>
      </w:ins>
      <w:ins w:id="388" w:author="Gibran Hemani" w:date="2020-01-14T16:35:00Z">
        <w:r>
          <w:t xml:space="preserve">genomic inflation factor was </w:t>
        </w:r>
        <w:proofErr w:type="gramStart"/>
        <w:r>
          <w:t>high</w:t>
        </w:r>
        <w:proofErr w:type="gramEnd"/>
        <w:r>
          <w:t xml:space="preserve"> and the replication rate was high. We now look at more potentially realistic scenarios below by e</w:t>
        </w:r>
      </w:ins>
      <w:ins w:id="389" w:author="Gibran Hemani" w:date="2020-01-14T16:36:00Z">
        <w:r>
          <w:t xml:space="preserve">xpanding the </w:t>
        </w:r>
      </w:ins>
      <w:ins w:id="390" w:author="Gibran Hemani" w:date="2020-01-14T23:36:00Z">
        <w:r w:rsidR="00265934">
          <w:t xml:space="preserve">set of </w:t>
        </w:r>
      </w:ins>
      <w:ins w:id="391" w:author="Gibran Hemani" w:date="2020-01-14T16:36:00Z">
        <w:r>
          <w:t xml:space="preserve">loci </w:t>
        </w:r>
        <w:proofErr w:type="spellStart"/>
        <w:r>
          <w:t>analysed</w:t>
        </w:r>
        <w:proofErr w:type="spellEnd"/>
        <w:r>
          <w:t>.</w:t>
        </w:r>
      </w:ins>
    </w:p>
    <w:p w14:paraId="2A4403B4" w14:textId="55C59F74" w:rsidR="00195BD8" w:rsidRDefault="007B4C48" w:rsidP="00195BD8">
      <w:pPr>
        <w:pStyle w:val="BodyText"/>
        <w:rPr>
          <w:ins w:id="392" w:author="Gibran Hemani" w:date="2020-01-14T16:29:00Z"/>
        </w:rPr>
      </w:pPr>
      <w:ins w:id="393" w:author="Gibran Hemani" w:date="2020-01-14T16:39:00Z">
        <w:r>
          <w:rPr>
            <w:b/>
            <w:bCs/>
          </w:rPr>
          <w:t>Scenario</w:t>
        </w:r>
      </w:ins>
      <w:ins w:id="394" w:author="Gibran Hemani" w:date="2020-01-14T16:33:00Z">
        <w:r w:rsidR="00195BD8" w:rsidRPr="00195BD8">
          <w:rPr>
            <w:b/>
            <w:bCs/>
            <w:rPrChange w:id="395" w:author="Gibran Hemani" w:date="2020-01-14T16:33:00Z">
              <w:rPr/>
            </w:rPrChange>
          </w:rPr>
          <w:t xml:space="preserve"> </w:t>
        </w:r>
      </w:ins>
      <w:ins w:id="396" w:author="Gibran Hemani" w:date="2020-01-14T16:39:00Z">
        <w:r>
          <w:rPr>
            <w:b/>
            <w:bCs/>
          </w:rPr>
          <w:t>2</w:t>
        </w:r>
      </w:ins>
      <w:ins w:id="397" w:author="Gibran Hemani" w:date="2020-01-14T16:33:00Z">
        <w:r w:rsidR="00195BD8" w:rsidRPr="00195BD8">
          <w:rPr>
            <w:b/>
            <w:bCs/>
            <w:rPrChange w:id="398" w:author="Gibran Hemani" w:date="2020-01-14T16:33:00Z">
              <w:rPr/>
            </w:rPrChange>
          </w:rPr>
          <w:t xml:space="preserve">: </w:t>
        </w:r>
      </w:ins>
      <w:ins w:id="399" w:author="Gibran Hemani" w:date="2020-01-14T23:36:00Z">
        <w:r w:rsidR="00265934">
          <w:t xml:space="preserve">Here we </w:t>
        </w:r>
      </w:ins>
      <w:ins w:id="400" w:author="Gibran Hemani" w:date="2020-01-14T16:28:00Z">
        <w:r w:rsidR="00195BD8">
          <w:t>samp</w:t>
        </w:r>
      </w:ins>
      <w:ins w:id="401" w:author="Gibran Hemani" w:date="2020-01-14T23:36:00Z">
        <w:r w:rsidR="00265934">
          <w:t xml:space="preserve">le </w:t>
        </w:r>
      </w:ins>
      <w:ins w:id="402" w:author="Gibran Hemani" w:date="2020-01-14T16:28:00Z">
        <w:r w:rsidR="00195BD8">
          <w:t xml:space="preserve">across a broader set of loci, using 277 cis-trans interaction examples from the H2014 signals. We used the largest cis-additive effect from the </w:t>
        </w:r>
        <w:proofErr w:type="spellStart"/>
        <w:r w:rsidR="00195BD8">
          <w:t>eQTLGen</w:t>
        </w:r>
        <w:proofErr w:type="spellEnd"/>
        <w:r w:rsidR="00195BD8">
          <w:t xml:space="preserve"> analysis as the causal variant when generating a phenotype, allowing the variance explained to range from 0 to 50% across the simulations. For each of the 277 examples, we performed 200 simulations in which </w:t>
        </w:r>
      </w:ins>
      <w:ins w:id="403" w:author="Gibran Hemani" w:date="2020-01-14T16:32:00Z">
        <w:r w:rsidR="00195BD8">
          <w:t xml:space="preserve">residual noise was resampled, and a test </w:t>
        </w:r>
      </w:ins>
      <w:ins w:id="404" w:author="Gibran Hemani" w:date="2020-01-14T16:28:00Z">
        <w:r w:rsidR="00195BD8">
          <w:t>for interaction between the cis-acting variant detected in H2014 against all trans SNPs</w:t>
        </w:r>
      </w:ins>
      <w:ins w:id="405" w:author="Gibran Hemani" w:date="2020-01-14T16:33:00Z">
        <w:r w:rsidR="00195BD8">
          <w:t xml:space="preserve"> was performed</w:t>
        </w:r>
      </w:ins>
      <w:ins w:id="406" w:author="Gibran Hemani" w:date="2020-01-14T16:28:00Z">
        <w:r w:rsidR="00195BD8">
          <w:t xml:space="preserve">. </w:t>
        </w:r>
      </w:ins>
    </w:p>
    <w:p w14:paraId="7F80C058" w14:textId="3E0CF2CF" w:rsidR="00195BD8" w:rsidRDefault="007B4C48" w:rsidP="00195BD8">
      <w:pPr>
        <w:pStyle w:val="BodyText"/>
        <w:rPr>
          <w:ins w:id="407" w:author="Gibran Hemani" w:date="2020-01-14T16:28:00Z"/>
        </w:rPr>
      </w:pPr>
      <w:ins w:id="408" w:author="Gibran Hemani" w:date="2020-01-14T16:39:00Z">
        <w:r>
          <w:rPr>
            <w:b/>
            <w:bCs/>
          </w:rPr>
          <w:t xml:space="preserve">Scenario </w:t>
        </w:r>
      </w:ins>
      <w:ins w:id="409" w:author="Gibran Hemani" w:date="2020-01-14T16:40:00Z">
        <w:r>
          <w:rPr>
            <w:b/>
            <w:bCs/>
          </w:rPr>
          <w:t>3</w:t>
        </w:r>
      </w:ins>
      <w:ins w:id="410" w:author="Gibran Hemani" w:date="2020-01-14T16:33:00Z">
        <w:r w:rsidR="00195BD8" w:rsidRPr="00195BD8">
          <w:rPr>
            <w:b/>
            <w:bCs/>
            <w:rPrChange w:id="411" w:author="Gibran Hemani" w:date="2020-01-14T16:33:00Z">
              <w:rPr/>
            </w:rPrChange>
          </w:rPr>
          <w:t xml:space="preserve">: </w:t>
        </w:r>
      </w:ins>
      <w:ins w:id="412" w:author="Gibran Hemani" w:date="2020-01-14T16:29:00Z">
        <w:r w:rsidR="00195BD8">
          <w:t xml:space="preserve">We </w:t>
        </w:r>
      </w:ins>
      <w:ins w:id="413" w:author="Gibran Hemani" w:date="2020-01-14T16:30:00Z">
        <w:r w:rsidR="00195BD8">
          <w:t xml:space="preserve">then </w:t>
        </w:r>
      </w:ins>
      <w:ins w:id="414" w:author="Gibran Hemani" w:date="2020-01-14T16:33:00Z">
        <w:r w:rsidR="00195BD8">
          <w:t xml:space="preserve">built upon </w:t>
        </w:r>
      </w:ins>
      <w:ins w:id="415" w:author="Gibran Hemani" w:date="2020-01-14T16:39:00Z">
        <w:r>
          <w:t>Scenario</w:t>
        </w:r>
      </w:ins>
      <w:ins w:id="416" w:author="Gibran Hemani" w:date="2020-01-14T16:33:00Z">
        <w:r w:rsidR="00195BD8">
          <w:t xml:space="preserve"> </w:t>
        </w:r>
      </w:ins>
      <w:ins w:id="417" w:author="Gibran Hemani" w:date="2020-01-14T16:39:00Z">
        <w:r>
          <w:t>2</w:t>
        </w:r>
      </w:ins>
      <w:ins w:id="418" w:author="Gibran Hemani" w:date="2020-01-14T16:33:00Z">
        <w:r w:rsidR="00195BD8">
          <w:t xml:space="preserve"> further</w:t>
        </w:r>
      </w:ins>
      <w:ins w:id="419" w:author="Gibran Hemani" w:date="2020-01-14T16:34:00Z">
        <w:r w:rsidR="00195BD8">
          <w:t xml:space="preserve">. </w:t>
        </w:r>
      </w:ins>
      <w:ins w:id="420" w:author="Gibran Hemani" w:date="2020-01-14T16:30:00Z">
        <w:r w:rsidR="00195BD8">
          <w:t xml:space="preserve">We again used the 277 cis-trans interaction examples from H2014, but this </w:t>
        </w:r>
      </w:ins>
      <w:ins w:id="421" w:author="Gibran Hemani" w:date="2020-01-14T16:31:00Z">
        <w:r w:rsidR="00195BD8">
          <w:t xml:space="preserve">time the causal variant explained a fixed amount of variance, based on what was found empirically in the </w:t>
        </w:r>
        <w:proofErr w:type="spellStart"/>
        <w:r w:rsidR="00195BD8">
          <w:t>eQTLGen</w:t>
        </w:r>
        <w:proofErr w:type="spellEnd"/>
        <w:r w:rsidR="00195BD8">
          <w:t xml:space="preserve"> analysis. </w:t>
        </w:r>
      </w:ins>
      <w:ins w:id="422" w:author="Gibran Hemani" w:date="2020-01-14T16:32:00Z">
        <w:r w:rsidR="00195BD8">
          <w:t>Each of the 277 examples was repeated 200 times with resampled residual noise.</w:t>
        </w:r>
      </w:ins>
    </w:p>
    <w:p w14:paraId="2582E97C" w14:textId="26EF2CB2" w:rsidR="00195BD8" w:rsidDel="00195BD8" w:rsidRDefault="00195BD8">
      <w:pPr>
        <w:pStyle w:val="Heading3"/>
        <w:rPr>
          <w:del w:id="423" w:author="Gibran Hemani" w:date="2020-01-14T16:36:00Z"/>
        </w:rPr>
      </w:pPr>
    </w:p>
    <w:p w14:paraId="4092722B" w14:textId="77777777" w:rsidR="00195BD8" w:rsidRPr="00195BD8" w:rsidRDefault="00195BD8" w:rsidP="00195BD8">
      <w:pPr>
        <w:pStyle w:val="BodyText"/>
        <w:rPr>
          <w:ins w:id="424" w:author="Gibran Hemani" w:date="2020-01-14T16:36:00Z"/>
        </w:rPr>
      </w:pPr>
    </w:p>
    <w:p w14:paraId="2BC3E595" w14:textId="77777777" w:rsidR="00C5195D" w:rsidRDefault="00EE1D21">
      <w:pPr>
        <w:pStyle w:val="Heading3"/>
      </w:pPr>
      <w:bookmarkStart w:id="425" w:name="cis-adjustment-simulations"/>
      <w:r w:rsidRPr="00A77B67">
        <w:rPr>
          <w:i/>
        </w:rPr>
        <w:t>Cis</w:t>
      </w:r>
      <w:r>
        <w:t>-adjustment simulations</w:t>
      </w:r>
      <w:bookmarkEnd w:id="425"/>
    </w:p>
    <w:p w14:paraId="154B4D4A" w14:textId="47A437D6" w:rsidR="00C5195D" w:rsidRDefault="005C0C65">
      <w:pPr>
        <w:pStyle w:val="FirstParagraph"/>
      </w:pPr>
      <w:r>
        <w:t>Here, o</w:t>
      </w:r>
      <w:r w:rsidR="00EE1D21">
        <w:t xml:space="preserve">ur objective is to </w:t>
      </w:r>
      <w:r>
        <w:t xml:space="preserve">evaluate </w:t>
      </w:r>
      <w:r w:rsidR="00EE1D21">
        <w:t xml:space="preserve">the test statistic inflation when the cis-additive causal variant is included as a covariate in the interaction model, but there is some degree of measurement error in the causal variant. We used the haploid simulation scenario for simplicity, in which there are four variants </w:t>
      </w:r>
      <m:oMath>
        <m:sSub>
          <m:sSubPr>
            <m:ctrlPr>
              <w:ins w:id="426" w:author="Gibran Hemani" w:date="2020-01-14T08:59:00Z">
                <w:rPr>
                  <w:rFonts w:ascii="Cambria Math" w:hAnsi="Cambria Math"/>
                </w:rPr>
              </w:ins>
            </m:ctrlPr>
          </m:sSubPr>
          <m:e>
            <m:r>
              <w:rPr>
                <w:rFonts w:ascii="Cambria Math" w:hAnsi="Cambria Math"/>
              </w:rPr>
              <m:t>x</m:t>
            </m:r>
          </m:e>
          <m:sub>
            <m:r>
              <w:rPr>
                <w:rFonts w:ascii="Cambria Math" w:hAnsi="Cambria Math"/>
              </w:rPr>
              <m:t>c</m:t>
            </m:r>
          </m:sub>
        </m:sSub>
        <m:r>
          <w:rPr>
            <w:rFonts w:ascii="Cambria Math" w:hAnsi="Cambria Math"/>
          </w:rPr>
          <m:t>∼Binom(1,0.1)</m:t>
        </m:r>
      </m:oMath>
      <w:r w:rsidR="00EE1D21">
        <w:t xml:space="preserve"> the causal variant, </w:t>
      </w:r>
      <m:oMath>
        <m:sSubSup>
          <m:sSubSupPr>
            <m:ctrlPr>
              <w:ins w:id="427" w:author="Gibran Hemani" w:date="2020-01-14T08:59:00Z">
                <w:rPr>
                  <w:rFonts w:ascii="Cambria Math" w:hAnsi="Cambria Math"/>
                </w:rPr>
              </w:ins>
            </m:ctrlPr>
          </m:sSubSupPr>
          <m:e>
            <m:r>
              <w:rPr>
                <w:rFonts w:ascii="Cambria Math" w:hAnsi="Cambria Math"/>
              </w:rPr>
              <m:t>x</m:t>
            </m:r>
          </m:e>
          <m:sub>
            <m:r>
              <w:rPr>
                <w:rFonts w:ascii="Cambria Math" w:hAnsi="Cambria Math"/>
              </w:rPr>
              <m:t>c</m:t>
            </m:r>
          </m:sub>
          <m:sup>
            <m:r>
              <w:rPr>
                <w:rFonts w:ascii="Cambria Math" w:hAnsi="Cambria Math"/>
              </w:rPr>
              <m:t>*</m:t>
            </m:r>
          </m:sup>
        </m:sSubSup>
        <m:r>
          <w:rPr>
            <w:rFonts w:ascii="Cambria Math" w:hAnsi="Cambria Math"/>
          </w:rPr>
          <m:t>∼Binom(1,0.1)</m:t>
        </m:r>
      </m:oMath>
      <w:r w:rsidR="00EE1D21">
        <w:t xml:space="preserve"> the observed causal variant which has some measurement error </w:t>
      </w:r>
      <m:oMath>
        <m:r>
          <w:rPr>
            <w:rFonts w:ascii="Cambria Math" w:hAnsi="Cambria Math"/>
          </w:rPr>
          <m:t>1-</m:t>
        </m:r>
        <m:sSubSup>
          <m:sSubSupPr>
            <m:ctrlPr>
              <w:ins w:id="428" w:author="Gibran Hemani" w:date="2020-01-14T08:59: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oMath>
      <w:r w:rsidR="00EE1D21">
        <w:t xml:space="preserve">, a tagging cis-variant </w:t>
      </w:r>
      <m:oMath>
        <m:sSub>
          <m:sSubPr>
            <m:ctrlPr>
              <w:ins w:id="429" w:author="Gibran Hemani" w:date="2020-01-14T08:59:00Z">
                <w:rPr>
                  <w:rFonts w:ascii="Cambria Math" w:hAnsi="Cambria Math"/>
                </w:rPr>
              </w:ins>
            </m:ctrlPr>
          </m:sSubPr>
          <m:e>
            <m:r>
              <w:rPr>
                <w:rFonts w:ascii="Cambria Math" w:hAnsi="Cambria Math"/>
              </w:rPr>
              <m:t>x</m:t>
            </m:r>
          </m:e>
          <m:sub>
            <m:r>
              <w:rPr>
                <w:rFonts w:ascii="Cambria Math" w:hAnsi="Cambria Math"/>
              </w:rPr>
              <m:t>t</m:t>
            </m:r>
          </m:sub>
        </m:sSub>
        <m:r>
          <w:rPr>
            <w:rFonts w:ascii="Cambria Math" w:hAnsi="Cambria Math"/>
          </w:rPr>
          <m:t>∼Binom(1,0.1)</m:t>
        </m:r>
      </m:oMath>
      <w:r w:rsidR="00EE1D21">
        <w:t xml:space="preserve"> which has some LD </w:t>
      </w:r>
      <m:oMath>
        <m:sSubSup>
          <m:sSubSupPr>
            <m:ctrlPr>
              <w:ins w:id="430" w:author="Gibran Hemani" w:date="2020-01-14T08:59:00Z">
                <w:rPr>
                  <w:rFonts w:ascii="Cambria Math" w:hAnsi="Cambria Math"/>
                </w:rPr>
              </w:ins>
            </m:ctrlPr>
          </m:sSubSupPr>
          <m:e>
            <m:r>
              <w:rPr>
                <w:rFonts w:ascii="Cambria Math" w:hAnsi="Cambria Math"/>
              </w:rPr>
              <m:t>r</m:t>
            </m:r>
          </m:e>
          <m:sub>
            <m:r>
              <w:rPr>
                <w:rFonts w:ascii="Cambria Math" w:hAnsi="Cambria Math"/>
              </w:rPr>
              <m:t>t</m:t>
            </m:r>
          </m:sub>
          <m:sup>
            <m:r>
              <w:rPr>
                <w:rFonts w:ascii="Cambria Math" w:hAnsi="Cambria Math"/>
              </w:rPr>
              <m:t>2</m:t>
            </m:r>
          </m:sup>
        </m:sSubSup>
      </m:oMath>
      <w:r w:rsidR="00EE1D21">
        <w:t xml:space="preserve"> with the causal variant </w:t>
      </w:r>
      <m:oMath>
        <m:sSub>
          <m:sSubPr>
            <m:ctrlPr>
              <w:ins w:id="431" w:author="Gibran Hemani" w:date="2020-01-14T08:59:00Z">
                <w:rPr>
                  <w:rFonts w:ascii="Cambria Math" w:hAnsi="Cambria Math"/>
                </w:rPr>
              </w:ins>
            </m:ctrlPr>
          </m:sSubPr>
          <m:e>
            <m:r>
              <w:rPr>
                <w:rFonts w:ascii="Cambria Math" w:hAnsi="Cambria Math"/>
              </w:rPr>
              <m:t>x</m:t>
            </m:r>
          </m:e>
          <m:sub>
            <m:r>
              <w:rPr>
                <w:rFonts w:ascii="Cambria Math" w:hAnsi="Cambria Math"/>
              </w:rPr>
              <m:t>c</m:t>
            </m:r>
          </m:sub>
        </m:sSub>
      </m:oMath>
      <w:r w:rsidR="00EE1D21">
        <w:t xml:space="preserve">, and an unlinked variant </w:t>
      </w:r>
      <m:oMath>
        <m:sSub>
          <m:sSubPr>
            <m:ctrlPr>
              <w:ins w:id="432" w:author="Gibran Hemani" w:date="2020-01-14T08:59:00Z">
                <w:rPr>
                  <w:rFonts w:ascii="Cambria Math" w:hAnsi="Cambria Math"/>
                </w:rPr>
              </w:ins>
            </m:ctrlPr>
          </m:sSubPr>
          <m:e>
            <m:r>
              <w:rPr>
                <w:rFonts w:ascii="Cambria Math" w:hAnsi="Cambria Math"/>
              </w:rPr>
              <m:t>x</m:t>
            </m:r>
          </m:e>
          <m:sub>
            <m:r>
              <w:rPr>
                <w:rFonts w:ascii="Cambria Math" w:hAnsi="Cambria Math"/>
              </w:rPr>
              <m:t>u</m:t>
            </m:r>
          </m:sub>
        </m:sSub>
        <m:r>
          <w:rPr>
            <w:rFonts w:ascii="Cambria Math" w:hAnsi="Cambria Math"/>
          </w:rPr>
          <m:t>∼Binom(1,0.5)</m:t>
        </m:r>
      </m:oMath>
      <w:r w:rsidR="00EE1D21">
        <w:t xml:space="preserve">. When </w:t>
      </w:r>
      <m:oMath>
        <m:sSubSup>
          <m:sSubSupPr>
            <m:ctrlPr>
              <w:ins w:id="433" w:author="Gibran Hemani" w:date="2020-01-14T08:59: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&lt;0</m:t>
        </m:r>
      </m:oMath>
      <w:r w:rsidR="00EE1D21">
        <w:t xml:space="preserve"> </w:t>
      </w:r>
      <m:oMath>
        <m:sSubSup>
          <m:sSubSupPr>
            <m:ctrlPr>
              <w:ins w:id="434" w:author="Gibran Hemani" w:date="2020-01-14T08:59:00Z">
                <w:rPr>
                  <w:rFonts w:ascii="Cambria Math" w:hAnsi="Cambria Math"/>
                </w:rPr>
              </w:ins>
            </m:ctrlPr>
          </m:sSubSupPr>
          <m:e>
            <m:r>
              <w:rPr>
                <w:rFonts w:ascii="Cambria Math" w:hAnsi="Cambria Math"/>
              </w:rPr>
              <m:t>x</m:t>
            </m:r>
          </m:e>
          <m:sub>
            <m:r>
              <w:rPr>
                <w:rFonts w:ascii="Cambria Math" w:hAnsi="Cambria Math"/>
              </w:rPr>
              <m:t>c</m:t>
            </m:r>
          </m:sub>
          <m:sup>
            <m:r>
              <w:rPr>
                <w:rFonts w:ascii="Cambria Math" w:hAnsi="Cambria Math"/>
              </w:rPr>
              <m:t>*</m:t>
            </m:r>
          </m:sup>
        </m:sSubSup>
      </m:oMath>
      <w:r w:rsidR="00EE1D21">
        <w:t xml:space="preserve">, this represents poor imputation accuracy at the causal variant or a fine-mapped tagging variant in incomplete LD with the causal variant. We simulated a continuous phenotype </w:t>
      </w:r>
      <m:oMath>
        <m:r>
          <w:rPr>
            <w:rFonts w:ascii="Cambria Math" w:hAnsi="Cambria Math"/>
          </w:rPr>
          <m:t>y∼b</m:t>
        </m:r>
        <m:sSub>
          <m:sSubPr>
            <m:ctrlPr>
              <w:ins w:id="435" w:author="Gibran Hemani" w:date="2020-01-14T08:59:00Z">
                <w:rPr>
                  <w:rFonts w:ascii="Cambria Math" w:hAnsi="Cambria Math"/>
                </w:rPr>
              </w:ins>
            </m:ctrlPr>
          </m:sSubPr>
          <m:e>
            <m:r>
              <w:rPr>
                <w:rFonts w:ascii="Cambria Math" w:hAnsi="Cambria Math"/>
              </w:rPr>
              <m:t>x</m:t>
            </m:r>
          </m:e>
          <m:sub>
            <m:r>
              <w:rPr>
                <w:rFonts w:ascii="Cambria Math" w:hAnsi="Cambria Math"/>
              </w:rPr>
              <m:t>x</m:t>
            </m:r>
          </m:sub>
        </m:sSub>
        <m:r>
          <w:rPr>
            <w:rFonts w:ascii="Cambria Math" w:hAnsi="Cambria Math"/>
          </w:rPr>
          <m:t>+e</m:t>
        </m:r>
      </m:oMath>
      <w:r w:rsidR="00EE1D21">
        <w:t xml:space="preserve"> where </w:t>
      </w:r>
      <m:oMath>
        <m:r>
          <w:rPr>
            <w:rFonts w:ascii="Cambria Math" w:hAnsi="Cambria Math"/>
          </w:rPr>
          <m:t>e∼N(0,</m:t>
        </m:r>
        <m:sSubSup>
          <m:sSubSupPr>
            <m:ctrlPr>
              <w:ins w:id="436" w:author="Gibran Hemani" w:date="2020-01-14T08:59:00Z">
                <w:rPr>
                  <w:rFonts w:ascii="Cambria Math" w:hAnsi="Cambria Math"/>
                </w:rPr>
              </w:ins>
            </m:ctrlPr>
          </m:sSubSupPr>
          <m:e>
            <m:r>
              <w:rPr>
                <w:rFonts w:ascii="Cambria Math" w:hAnsi="Cambria Math"/>
              </w:rPr>
              <m:t>σ</m:t>
            </m:r>
          </m:e>
          <m:sub>
            <m:sSub>
              <m:sSubPr>
                <m:ctrlPr>
                  <w:ins w:id="437" w:author="Gibran Hemani" w:date="2020-01-14T08:59:00Z">
                    <w:rPr>
                      <w:rFonts w:ascii="Cambria Math" w:hAnsi="Cambria Math"/>
                    </w:rPr>
                  </w:ins>
                </m:ctrlPr>
              </m:sSubPr>
              <m:e>
                <m:r>
                  <w:rPr>
                    <w:rFonts w:ascii="Cambria Math" w:hAnsi="Cambria Math"/>
                  </w:rPr>
                  <m:t>x</m:t>
                </m:r>
              </m:e>
              <m:sub>
                <m:r>
                  <w:rPr>
                    <w:rFonts w:ascii="Cambria Math" w:hAnsi="Cambria Math"/>
                  </w:rPr>
                  <m:t>c</m:t>
                </m:r>
              </m:sub>
            </m:sSub>
          </m:sub>
          <m:sup>
            <m:r>
              <w:rPr>
                <w:rFonts w:ascii="Cambria Math" w:hAnsi="Cambria Math"/>
              </w:rPr>
              <m:t>2</m:t>
            </m:r>
          </m:sup>
        </m:sSubSup>
        <m:r>
          <w:rPr>
            <w:rFonts w:ascii="Cambria Math" w:hAnsi="Cambria Math"/>
          </w:rPr>
          <m:t>/2)</m:t>
        </m:r>
      </m:oMath>
      <w:r w:rsidR="00EE1D21">
        <w:t xml:space="preserve"> </w:t>
      </w:r>
      <w:r w:rsidR="00EE1D21">
        <w:lastRenderedPageBreak/>
        <w:t xml:space="preserve">thus two thirds of the variance </w:t>
      </w:r>
      <w:r w:rsidR="00806BFC">
        <w:t>were</w:t>
      </w:r>
      <w:r w:rsidR="00EE1D21">
        <w:t xml:space="preserve"> explained by </w:t>
      </w:r>
      <m:oMath>
        <m:sSub>
          <m:sSubPr>
            <m:ctrlPr>
              <w:ins w:id="438" w:author="Gibran Hemani" w:date="2020-01-14T08:59:00Z">
                <w:rPr>
                  <w:rFonts w:ascii="Cambria Math" w:hAnsi="Cambria Math"/>
                </w:rPr>
              </w:ins>
            </m:ctrlPr>
          </m:sSubPr>
          <m:e>
            <m:r>
              <w:rPr>
                <w:rFonts w:ascii="Cambria Math" w:hAnsi="Cambria Math"/>
              </w:rPr>
              <m:t>x</m:t>
            </m:r>
          </m:e>
          <m:sub>
            <m:r>
              <w:rPr>
                <w:rFonts w:ascii="Cambria Math" w:hAnsi="Cambria Math"/>
              </w:rPr>
              <m:t>c</m:t>
            </m:r>
          </m:sub>
        </m:sSub>
      </m:oMath>
      <w:r w:rsidR="00EE1D21">
        <w:t xml:space="preserve">. The following statistical test was performed to test for interaction between the tagging </w:t>
      </w:r>
      <w:r w:rsidR="00EE1D21" w:rsidRPr="00A77B67">
        <w:rPr>
          <w:i/>
          <w:iCs/>
        </w:rPr>
        <w:t>cis</w:t>
      </w:r>
      <w:r w:rsidR="00EE1D21">
        <w:t xml:space="preserve">-variant </w:t>
      </w:r>
      <m:oMath>
        <m:sSub>
          <m:sSubPr>
            <m:ctrlPr>
              <w:ins w:id="439" w:author="Gibran Hemani" w:date="2020-01-14T08:59:00Z">
                <w:rPr>
                  <w:rFonts w:ascii="Cambria Math" w:hAnsi="Cambria Math"/>
                </w:rPr>
              </w:ins>
            </m:ctrlPr>
          </m:sSubPr>
          <m:e>
            <m:r>
              <w:rPr>
                <w:rFonts w:ascii="Cambria Math" w:hAnsi="Cambria Math"/>
              </w:rPr>
              <m:t>x</m:t>
            </m:r>
          </m:e>
          <m:sub>
            <m:r>
              <w:rPr>
                <w:rFonts w:ascii="Cambria Math" w:hAnsi="Cambria Math"/>
              </w:rPr>
              <m:t>t</m:t>
            </m:r>
          </m:sub>
        </m:sSub>
      </m:oMath>
      <w:r w:rsidR="00EE1D21">
        <w:t xml:space="preserve"> and the unlinked locus </w:t>
      </w:r>
      <m:oMath>
        <m:sSub>
          <m:sSubPr>
            <m:ctrlPr>
              <w:ins w:id="440" w:author="Gibran Hemani" w:date="2020-01-14T08:59:00Z">
                <w:rPr>
                  <w:rFonts w:ascii="Cambria Math" w:hAnsi="Cambria Math"/>
                </w:rPr>
              </w:ins>
            </m:ctrlPr>
          </m:sSubPr>
          <m:e>
            <m:r>
              <w:rPr>
                <w:rFonts w:ascii="Cambria Math" w:hAnsi="Cambria Math"/>
              </w:rPr>
              <m:t>x</m:t>
            </m:r>
          </m:e>
          <m:sub>
            <m:r>
              <w:rPr>
                <w:rFonts w:ascii="Cambria Math" w:hAnsi="Cambria Math"/>
              </w:rPr>
              <m:t>u</m:t>
            </m:r>
          </m:sub>
        </m:sSub>
      </m:oMath>
      <w:r w:rsidR="00EE1D21">
        <w:t>, after fitting the measured fine-mapped variant as a covariate</w:t>
      </w:r>
    </w:p>
    <w:p w14:paraId="04E0C04A" w14:textId="77777777" w:rsidR="00C5195D" w:rsidRDefault="00EE1D21">
      <w:pPr>
        <w:pStyle w:val="BodyText"/>
      </w:pPr>
      <m:oMathPara>
        <m:oMathParaPr>
          <m:jc m:val="center"/>
        </m:oMathParaPr>
        <m:oMath>
          <m:r>
            <w:rPr>
              <w:rFonts w:ascii="Cambria Math" w:hAnsi="Cambria Math"/>
            </w:rPr>
            <m:t>y∼</m:t>
          </m:r>
          <m:sSubSup>
            <m:sSubSupPr>
              <m:ctrlPr>
                <w:ins w:id="441" w:author="Gibran Hemani" w:date="2020-01-14T08:59:00Z">
                  <w:rPr>
                    <w:rFonts w:ascii="Cambria Math" w:hAnsi="Cambria Math"/>
                  </w:rPr>
                </w:ins>
              </m:ctrlPr>
            </m:sSubSupPr>
            <m:e>
              <m:r>
                <w:rPr>
                  <w:rFonts w:ascii="Cambria Math" w:hAnsi="Cambria Math"/>
                </w:rPr>
                <m:t>x</m:t>
              </m:r>
            </m:e>
            <m:sub>
              <m:r>
                <w:rPr>
                  <w:rFonts w:ascii="Cambria Math" w:hAnsi="Cambria Math"/>
                </w:rPr>
                <m:t>c</m:t>
              </m:r>
            </m:sub>
            <m:sup>
              <m:r>
                <w:rPr>
                  <w:rFonts w:ascii="Cambria Math" w:hAnsi="Cambria Math"/>
                </w:rPr>
                <m:t>*</m:t>
              </m:r>
            </m:sup>
          </m:sSubSup>
          <m:r>
            <w:rPr>
              <w:rFonts w:ascii="Cambria Math" w:hAnsi="Cambria Math"/>
            </w:rPr>
            <m:t>+</m:t>
          </m:r>
          <m:sSub>
            <m:sSubPr>
              <m:ctrlPr>
                <w:ins w:id="442" w:author="Gibran Hemani" w:date="2020-01-14T08:59:00Z">
                  <w:rPr>
                    <w:rFonts w:ascii="Cambria Math" w:hAnsi="Cambria Math"/>
                  </w:rPr>
                </w:ins>
              </m:ctrlPr>
            </m:sSubPr>
            <m:e>
              <m:r>
                <w:rPr>
                  <w:rFonts w:ascii="Cambria Math" w:hAnsi="Cambria Math"/>
                </w:rPr>
                <m:t>x</m:t>
              </m:r>
            </m:e>
            <m:sub>
              <m:r>
                <w:rPr>
                  <w:rFonts w:ascii="Cambria Math" w:hAnsi="Cambria Math"/>
                </w:rPr>
                <m:t>t</m:t>
              </m:r>
            </m:sub>
          </m:sSub>
          <m:r>
            <w:rPr>
              <w:rFonts w:ascii="Cambria Math" w:hAnsi="Cambria Math"/>
            </w:rPr>
            <m:t>+</m:t>
          </m:r>
          <m:sSub>
            <m:sSubPr>
              <m:ctrlPr>
                <w:ins w:id="443" w:author="Gibran Hemani" w:date="2020-01-14T08:59:00Z">
                  <w:rPr>
                    <w:rFonts w:ascii="Cambria Math" w:hAnsi="Cambria Math"/>
                  </w:rPr>
                </w:ins>
              </m:ctrlPr>
            </m:sSubPr>
            <m:e>
              <m:r>
                <w:rPr>
                  <w:rFonts w:ascii="Cambria Math" w:hAnsi="Cambria Math"/>
                </w:rPr>
                <m:t>x</m:t>
              </m:r>
            </m:e>
            <m:sub>
              <m:r>
                <w:rPr>
                  <w:rFonts w:ascii="Cambria Math" w:hAnsi="Cambria Math"/>
                </w:rPr>
                <m:t>u</m:t>
              </m:r>
            </m:sub>
          </m:sSub>
          <m:r>
            <w:rPr>
              <w:rFonts w:ascii="Cambria Math" w:hAnsi="Cambria Math"/>
            </w:rPr>
            <m:t>+</m:t>
          </m:r>
          <m:sSub>
            <m:sSubPr>
              <m:ctrlPr>
                <w:ins w:id="444" w:author="Gibran Hemani" w:date="2020-01-14T08:59:00Z">
                  <w:rPr>
                    <w:rFonts w:ascii="Cambria Math" w:hAnsi="Cambria Math"/>
                  </w:rPr>
                </w:ins>
              </m:ctrlPr>
            </m:sSubPr>
            <m:e>
              <m:r>
                <w:rPr>
                  <w:rFonts w:ascii="Cambria Math" w:hAnsi="Cambria Math"/>
                </w:rPr>
                <m:t>x</m:t>
              </m:r>
            </m:e>
            <m:sub>
              <m:r>
                <w:rPr>
                  <w:rFonts w:ascii="Cambria Math" w:hAnsi="Cambria Math"/>
                </w:rPr>
                <m:t>t</m:t>
              </m:r>
            </m:sub>
          </m:sSub>
          <m:sSub>
            <m:sSubPr>
              <m:ctrlPr>
                <w:ins w:id="445" w:author="Gibran Hemani" w:date="2020-01-14T08:59:00Z">
                  <w:rPr>
                    <w:rFonts w:ascii="Cambria Math" w:hAnsi="Cambria Math"/>
                  </w:rPr>
                </w:ins>
              </m:ctrlPr>
            </m:sSubPr>
            <m:e>
              <m:r>
                <w:rPr>
                  <w:rFonts w:ascii="Cambria Math" w:hAnsi="Cambria Math"/>
                </w:rPr>
                <m:t>x</m:t>
              </m:r>
            </m:e>
            <m:sub>
              <m:r>
                <w:rPr>
                  <w:rFonts w:ascii="Cambria Math" w:hAnsi="Cambria Math"/>
                </w:rPr>
                <m:t>u</m:t>
              </m:r>
            </m:sub>
          </m:sSub>
        </m:oMath>
      </m:oMathPara>
    </w:p>
    <w:p w14:paraId="3D3D9766" w14:textId="77777777" w:rsidR="00C5195D" w:rsidRDefault="00EE1D21">
      <w:pPr>
        <w:pStyle w:val="FirstParagraph"/>
      </w:pPr>
      <w:r>
        <w:t xml:space="preserve">Simulations were performed for 1000 haploid samples, and over a combination of values for </w:t>
      </w:r>
      <m:oMath>
        <m:sSubSup>
          <m:sSubSupPr>
            <m:ctrlPr>
              <w:ins w:id="446" w:author="Gibran Hemani" w:date="2020-01-14T08:59: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∈{0,0.1,0.2,0.3,0.4,0.5,0.6,0.7,0.8,0.9,1}</m:t>
        </m:r>
      </m:oMath>
      <w:r>
        <w:t xml:space="preserve"> and </w:t>
      </w:r>
      <m:oMath>
        <m:sSubSup>
          <m:sSubSupPr>
            <m:ctrlPr>
              <w:ins w:id="447" w:author="Gibran Hemani" w:date="2020-01-14T08:59: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∈{0,0.2,0.4,0.6,0.8,1}</m:t>
        </m:r>
      </m:oMath>
      <w:r>
        <w:t xml:space="preserve"> where each scenario was repeated 500 times.</w:t>
      </w:r>
    </w:p>
    <w:p w14:paraId="7EE5E696" w14:textId="77777777" w:rsidR="00C5195D" w:rsidRDefault="00EE1D21">
      <w:pPr>
        <w:pStyle w:val="Heading3"/>
      </w:pPr>
      <w:bookmarkStart w:id="448" w:name="sequence-data-simulations"/>
      <w:r>
        <w:t>Sequence data simulations</w:t>
      </w:r>
      <w:bookmarkEnd w:id="448"/>
    </w:p>
    <w:p w14:paraId="54CC1415" w14:textId="0D2FB516" w:rsidR="00C5195D" w:rsidRDefault="00EE1D21">
      <w:pPr>
        <w:pStyle w:val="FirstParagraph"/>
      </w:pPr>
      <w:commentRangeStart w:id="449"/>
      <w:r>
        <w:t>TODO</w:t>
      </w:r>
      <w:commentRangeEnd w:id="449"/>
      <w:r w:rsidR="004E5556">
        <w:rPr>
          <w:rStyle w:val="CommentReference"/>
        </w:rPr>
        <w:commentReference w:id="449"/>
      </w:r>
      <w:ins w:id="450" w:author="Jian Yang" w:date="2020-01-09T16:12:00Z">
        <w:r w:rsidR="00B37331">
          <w:t xml:space="preserve"> Th</w:t>
        </w:r>
      </w:ins>
      <w:ins w:id="451" w:author="Jian Yang" w:date="2020-01-09T16:27:00Z">
        <w:r w:rsidR="00336F62">
          <w:t xml:space="preserve">is </w:t>
        </w:r>
      </w:ins>
      <w:ins w:id="452" w:author="Jian Yang" w:date="2020-01-09T16:12:00Z">
        <w:r w:rsidR="00B37331">
          <w:t xml:space="preserve">analysis follows largely the strategy described in Yang et al. </w:t>
        </w:r>
      </w:ins>
      <w:ins w:id="453" w:author="Jian Yang" w:date="2020-01-09T16:21:00Z">
        <w:r w:rsidR="00336F62">
          <w:t>(</w:t>
        </w:r>
      </w:ins>
      <w:ins w:id="454" w:author="Jian Yang" w:date="2020-01-09T16:12:00Z">
        <w:r w:rsidR="00B37331">
          <w:t>2015</w:t>
        </w:r>
      </w:ins>
      <w:ins w:id="455" w:author="Gibran Hemani" w:date="2020-01-14T21:24:00Z">
        <w:r w:rsidR="006D067A">
          <w:t>)</w:t>
        </w:r>
        <w:r w:rsidR="006D067A">
          <w:fldChar w:fldCharType="begin" w:fldLock="1"/>
        </w:r>
      </w:ins>
      <w:r w:rsidR="006D067A">
        <w:instrText>ADDIN CSL_CITATION {"citationItems":[{"id":"ITEM-1","itemData":{"author":[{"dropping-particle":"","family":"Yang","given":"Jian","non-dropping-particle":"","parse-names":false,"suffix":""},{"dropping-particle":"","family":"Bakshi","given":"Andrew","non-dropping-particle":"","parse-names":false,"suffix":""},{"dropping-particle":"","family":"Zhu","given":"Zhihong","non-dropping-particle":"","parse-names":false,"suffix":""},{"dropping-particle":"","family":"Hemani","given":"Gibran","non-dropping-particle":"","parse-names":false,"suffix":""},{"dropping-particle":"","family":"Vinkhuyzen","given":"Anna A E","non-dropping-particle":"","parse-names":false,"suffix":""},{"dropping-particle":"","family":"Lee","given":"Sang Hong","non-dropping-particle":"","parse-names":false,"suffix":""},{"dropping-particle":"","family":"Robinson","given":"Matthew R","non-dropping-particle":"","parse-names":false,"suffix":""},{"dropping-particle":"","family":"Perry","given":"John R B","non-dropping-particle":"","parse-names":false,"suffix":""},{"dropping-particle":"","family":"Nolte","given":"Ilja M","non-dropping-particle":"","parse-names":false,"suffix":""},{"dropping-particle":"V","family":"Vliet-Ostaptchouk","given":"Jana","non-dropping-particle":"van","parse-names":false,"suffix":""},{"dropping-particle":"","family":"others","given":"","non-dropping-particle":"","parse-names":false,"suffix":""}],"container-title":"Nature genetics","id":"ITEM-1","issued":{"date-parts":[["2015"]]},"publisher":"Nature Publishing Group","title":"Genetic variance estimation with imputed variants finds negligible missing heritability for human height and body mass index","type":"article-journal"},"uris":["http://www.mendeley.com/documents/?uuid=8332baeb-bee3-45ea-b442-c62668fe5b5b"]}],"mendeley":{"formattedCitation":"&lt;sup&gt;15&lt;/sup&gt;","plainTextFormattedCitation":"15","previouslyFormattedCitation":"&lt;sup&gt;15&lt;/sup&gt;"},"properties":{"noteIndex":0},"schema":"https://github.com/citation-style-language/schema/raw/master/csl-citation.json"}</w:instrText>
      </w:r>
      <w:r w:rsidR="006D067A">
        <w:fldChar w:fldCharType="separate"/>
      </w:r>
      <w:r w:rsidR="006D067A" w:rsidRPr="006D067A">
        <w:rPr>
          <w:noProof/>
          <w:vertAlign w:val="superscript"/>
        </w:rPr>
        <w:t>15</w:t>
      </w:r>
      <w:ins w:id="456" w:author="Gibran Hemani" w:date="2020-01-14T21:24:00Z">
        <w:r w:rsidR="006D067A">
          <w:fldChar w:fldCharType="end"/>
        </w:r>
      </w:ins>
      <w:ins w:id="457" w:author="Jian Yang" w:date="2020-01-09T16:12:00Z">
        <w:r w:rsidR="00B37331">
          <w:t xml:space="preserve"> </w:t>
        </w:r>
        <w:del w:id="458" w:author="Gibran Hemani" w:date="2020-01-14T21:24:00Z">
          <w:r w:rsidR="00B37331" w:rsidDel="006D067A">
            <w:delText>Nature Genetics</w:delText>
          </w:r>
        </w:del>
      </w:ins>
      <w:ins w:id="459" w:author="Jian Yang" w:date="2020-01-09T16:21:00Z">
        <w:del w:id="460" w:author="Gibran Hemani" w:date="2020-01-14T21:24:00Z">
          <w:r w:rsidR="00336F62" w:rsidDel="006D067A">
            <w:delText>)</w:delText>
          </w:r>
        </w:del>
      </w:ins>
      <w:ins w:id="461" w:author="Jian Yang" w:date="2020-01-09T16:13:00Z">
        <w:del w:id="462" w:author="Gibran Hemani" w:date="2020-01-14T21:24:00Z">
          <w:r w:rsidR="00B37331" w:rsidDel="006D067A">
            <w:delText xml:space="preserve"> </w:delText>
          </w:r>
        </w:del>
        <w:r w:rsidR="00B37331">
          <w:t>using whole</w:t>
        </w:r>
      </w:ins>
      <w:ins w:id="463" w:author="Jian Yang" w:date="2020-01-09T16:21:00Z">
        <w:r w:rsidR="00336F62">
          <w:t>-</w:t>
        </w:r>
      </w:ins>
      <w:ins w:id="464" w:author="Jian Yang" w:date="2020-01-09T16:13:00Z">
        <w:r w:rsidR="00B37331">
          <w:t>genome sequence</w:t>
        </w:r>
      </w:ins>
      <w:ins w:id="465" w:author="Jian Yang" w:date="2020-01-09T16:21:00Z">
        <w:r w:rsidR="00336F62">
          <w:t xml:space="preserve"> (WGS)</w:t>
        </w:r>
      </w:ins>
      <w:ins w:id="466" w:author="Jian Yang" w:date="2020-01-09T16:13:00Z">
        <w:r w:rsidR="00B37331">
          <w:t xml:space="preserve"> data from the UK10K project</w:t>
        </w:r>
      </w:ins>
      <w:ins w:id="467" w:author="Gibran Hemani" w:date="2020-01-14T21:24:00Z">
        <w:r w:rsidR="006D067A">
          <w:fldChar w:fldCharType="begin" w:fldLock="1"/>
        </w:r>
      </w:ins>
      <w:r w:rsidR="002B59C8">
        <w:instrText>ADDIN CSL_CITATION {"citationItems":[{"id":"ITEM-1","itemData":{"DOI":"10.1038/nature14962","ISSN":"0028-0836","author":[{"dropping-particle":"","family":"Walter","given":"Klaudia","non-dropping-particle":"","parse-names":false,"suffix":""},{"dropping-particle":"","family":"Min","given":"Josine L.","non-dropping-particle":"","parse-names":false,"suffix":""},{"dropping-particle":"","family":"Huang","given":"Jie","non-dropping-particle":"","parse-names":false,"suffix":""},{"dropping-particle":"","family":"Crooks","given":"Lucy","non-dropping-particle":"","parse-names":false,"suffix":""},{"dropping-particle":"","family":"Memari","given":"Yasin","non-dropping-particle":"","parse-names":false,"suffix":""},{"dropping-particle":"","family":"McCarthy","given":"Shane","non-dropping-particle":"","parse-names":false,"suffix":""},{"dropping-particle":"","family":"Perry","given":"John R. B.","non-dropping-particle":"","parse-names":false,"suffix":""},{"dropping-particle":"","family":"Xu","given":"ChangJiang","non-dropping-particle":"","parse-names":false,"suffix":""},{"dropping-particle":"","family":"Futema","given":"Marta","non-dropping-particle":"","parse-names":false,"suffix":""},{"dropping-particle":"","family":"Lawson","given":"Daniel","non-dropping-particle":"","parse-names":false,"suffix":""},{"dropping-particle":"","family":"Iotchkova","given":"Valentina","non-dropping-particle":"","parse-names":false,"suffix":""},{"dropping-particle":"","family":"Schiffels","given":"Stephan","non-dropping-particle":"","parse-names":false,"suffix":""},{"dropping-particle":"","family":"Hendricks","given":"Audrey E.","non-dropping-particle":"","parse-names":false,"suffix":""},{"dropping-particle":"","family":"Danecek","given":"Petr","non-dropping-particle":"","parse-names":false,"suffix":""},{"dropping-particle":"","family":"Li","given":"Rui","non-dropping-particle":"","parse-names":false,"suffix":""},{"dropping-particle":"","family":"Floyd","given":"James","non-dropping-particle":"","parse-names":false,"suffix":""},{"dropping-particle":"V.","family":"Wain","given":"Louise","non-dropping-particle":"","parse-names":false,"suffix":""},{"dropping-particle":"","family":"Barroso","given":"Inês","non-dropping-particle":"","parse-names":false,"suffix":""},{"dropping-particle":"","family":"Humphries","given":"Steve E.","non-dropping-particle":"","parse-names":false,"suffix":""},{"dropping-particle":"","family":"Hurles","given":"Matthew E.","non-dropping-particle":"","parse-names":false,"suffix":""},{"dropping-particle":"","family":"Zeggini","given":"Eleftheria","non-dropping-particle":"","parse-names":false,"suffix":""},{"dropping-particle":"","family":"Barrett","given":"Jeffrey C.","non-dropping-particle":"","parse-names":false,"suffix":""},{"dropping-particle":"","family":"Plagnol","given":"Vincent","non-dropping-particle":"","parse-names":false,"suffix":""},{"dropping-particle":"","family":"Brent Richards","given":"J.","non-dropping-particle":"","parse-names":false,"suffix":""},{"dropping-particle":"","family":"Greenwood","given":"Celia M. T.","non-dropping-particle":"","parse-names":false,"suffix":""},{"dropping-particle":"","family":"Timpson","given":"Nicholas J.","non-dropping-particle":"","parse-names":false,"suffix":""},{"dropping-particle":"","family":"Durbin","given":"Richard","non-dropping-particle":"","parse-names":false,"suffix":""},{"dropping-particle":"","family":"Soranzo","given":"Nicole","non-dropping-particle":"","parse-names":false,"suffix":""},{"dropping-particle":"","family":"Bala","given":"Senduran","non-dropping-particle":"","parse-names":false,"suffix":""},{"dropping-particle":"","family":"Clapham","given":"Peter","non-dropping-particle":"","parse-names":false,"suffix":""},{"dropping-particle":"","family":"Coates","given":"Guy","non-dropping-particle":"","parse-names":false,"suffix":""},{"dropping-particle":"","family":"Cox","given":"Tony","non-dropping-particle":"","parse-names":false,"suffix":""},{"dropping-particle":"","family":"Daly","given":"Allan","non-dropping-particle":"","parse-names":false,"suffix":""},{"dropping-particle":"","family":"Danecek","given":"Petr","non-dropping-particle":"","parse-names":false,"suffix":""},{"dropping-particle":"","family":"Du","given":"Yuanping","non-dropping-particle":"","parse-names":false,"suffix":""},{"dropping-particle":"","family":"Durbin","given":"Richard","non-dropping-particle":"","parse-names":false,"suffix":""},{"dropping-particle":"","family":"Edkins","given":"Sarah","non-dropping-particle":"","parse-names":false,"suffix":""},{"dropping-particle":"","family":"Ellis","given":"Peter","non-dropping-particle":"","parse-names":false,"suffix":""},{"dropping-particle":"","family":"Flicek","given":"Paul","non-dropping-particle":"","parse-names":false,"suffix":""},{"dropping-particle":"","family":"Guo","given":"Xiaosen","non-dropping-particle":"","parse-names":false,"suffix":""},{"dropping-particle":"","family":"Guo","given":"Xueqin","non-dropping-particle":"","parse-names":false,"suffix":""},{"dropping-particle":"","family":"Huang","given":"Liren","non-dropping-particle":"","parse-names":false,"suffix":""},{"dropping-particle":"","family":"Jackson","given":"David K.","non-dropping-particle":"","parse-names":false,"suffix":""},{"dropping-particle":"","family":"Joyce","given":"Chris","non-dropping-particle":"","parse-names":false,"suffix":""},{"dropping-particle":"","family":"Keane","given":"Thomas","non-dropping-particle":"","parse-names":false,"suffix":""},{"dropping-particle":"","family":"Kolb-Kokocinski","given":"Anja","non-dropping-particle":"","parse-names":false,"suffix":""},{"dropping-particle":"","family":"Langford","given":"Cordelia","non-dropping-particle":"","parse-names":false,"suffix":""},{"dropping-particle":"","family":"Li","given":"Yingrui","non-dropping-particle":"","parse-names":false,"suffix":""},{"dropping-particle":"","family":"Liang","given":"Jieqin","non-dropping-particle":"","parse-names":false,"suffix":""},{"dropping-particle":"","family":"Lin","given":"Hong","non-dropping-particle":"","parse-names":false,"suffix":""},{"dropping-particle":"","family":"Liu","given":"Ryan","non-dropping-particle":"","parse-names":false,"suffix":""},{"dropping-particle":"","family":"Maslen","given":"John","non-dropping-particle":"","parse-names":false,"suffix":""},{"dropping-particle":"","family":"McCarthy","given":"Shane","non-dropping-particle":"","parse-names":false,"suffix":""},{"dropping-particle":"","family":"Muddyman","given":"Dawn","non-dropping-particle":"","parse-names":false,"suffix":""},{"dropping-particle":"","family":"Quail","given":"Michael A.","non-dropping-particle":"","parse-names":false,"suffix":""},{"dropping-particle":"","family":"Stalker","given":"Jim","non-dropping-particle":"","parse-names":false,"suffix":""},{"dropping-particle":"","family":"Sun","given":"Jianping","non-dropping-particle":"","parse-names":false,"suffix":""},{"dropping-particle":"","family":"Tian","given":"Jing","non-dropping-particle":"","parse-names":false,"suffix":""},{"dropping-particle":"","family":"Wang","given":"Guangbiao","non-dropping-particle":"","parse-names":false,"suffix":""},{"dropping-particle":"","family":"Wang","given":"Jun","non-dropping-particle":"","parse-names":false,"suffix":""},{"dropping-particle":"","family":"Wang","given":"Yu","non-dropping-particle":"","parse-names":false,"suffix":""},{"dropping-particle":"","family":"Wong","given":"Kim","non-dropping-particle":"","parse-names":false,"suffix":""},{"dropping-particle":"","family":"Zhang","given":"Pingbo","non-dropping-particle":"","parse-names":false,"suffix":""},{"dropping-particle":"","family":"Barroso","given":"Inês","non-dropping-particle":"","parse-names":false,"suffix":""},{"dropping-particle":"","family":"Birney","given":"Ewan","non-dropping-particle":"","parse-names":false,"suffix":""},{"dropping-particle":"","family":"Boustred","given":"Chris","non-dropping-particle":"","parse-names":false,"suffix":""},{"dropping-particle":"","family":"Chen","given":"Lu","non-dropping-particle":"","parse-names":false,"suffix":""},{"dropping-particle":"","family":"Clement","given":"Gail","non-dropping-particle":"","parse-names":false,"suffix":""},{"dropping-particle":"","family":"Cocca","given":"Massimiliano","non-dropping-particle":"","parse-names":false,"suffix":""},{"dropping-particle":"","family":"Danecek","given":"Petr","non-dropping-particle":"","parse-names":false,"suffix":""},{"dropping-particle":"","family":"Davey Smith","given":"George","non-dropping-particle":"","parse-names":false,"suffix":""},{"dropping-particle":"","family":"Day","given":"Ian N. M.","non-dropping-particle":"","parse-names":false,"suffix":""},{"dropping-particle":"","family":"Day-Williams","given":"Aaron","non-dropping-particle":"","parse-names":false,"suffix":""},{"dropping-particle":"","family":"Down","given":"Thomas","non-dropping-particle":"","parse-names":false,"suffix":""},{"dropping-particle":"","family":"Dunham","given":"Ian","non-dropping-particle":"","parse-names":false,"suffix":""},{"dropping-particle":"","family":"Durbin","given":"Richard","non-dropping-particle":"","parse-names":false,"suffix":""},{"dropping-particle":"","family":"Evans","given":"David M.","non-dropping-particle":"","parse-names":false,"suffix":""},{"dropping-particle":"","family":"Gaunt","given":"Tom R.","non-dropping-particle":"","parse-names":false,"suffix":""},{"dropping-particle":"","family":"Geihs","given":"Matthias","non-dropping-particle":"","parse-names":false,"suffix":""},{"dropping-particle":"","family":"Greenwood","given":"Celia M. T.","non-dropping-particle":"","parse-names":false,"suffix":""},{"dropping-particle":"","family":"Hart","given":"Deborah","non-dropping-particle":"","parse-names":false,"suffix":""},{"dropping-particle":"","family":"Hendricks","given":"Audrey E.","non-dropping-particle":"","parse-names":false,"suffix":""},{"dropping-particle":"","family":"Howie","given":"Bryan","non-dropping-particle":"","parse-names":false,"suffix":""},{"dropping-particle":"","family":"Huang","given":"Jie","non-dropping-particle":"","parse-names":false,"suffix":""},{"dropping-particle":"","family":"Hubbard","given":"Tim","non-dropping-particle":"","parse-names":false,"suffix":""},{"dropping-particle":"","family":"Hysi","given":"Pirro","non-dropping-particle":"","parse-names":false,"suffix":""},{"dropping-particle":"","family":"Iotchkova","given":"Valentina","non-dropping-particle":"","parse-names":false,"suffix":""},{"dropping-particle":"","family":"Jamshidi","given":"Yalda","non-dropping-particle":"","parse-names":false,"suffix":""},{"dropping-particle":"","family":"Karczewski","given":"Konrad J.","non-dropping-particle":"","parse-names":false,"suffix":""},{"dropping-particle":"","family":"Kemp","given":"John P.","non-dropping-particle":"","parse-names":false,"suffix":""},{"dropping-particle":"","family":"Lachance","given":"Genevieve","non-dropping-particle":"","parse-names":false,"suffix":""},{"dropping-particle":"","family":"Lawson","given":"Daniel","non-dropping-particle":"","parse-names":false,"suffix":""},{"dropping-particle":"","family":"Lek","given":"Monkol","non-dropping-particle":"","parse-names":false,"suffix":""},{"dropping-particle":"","family":"Lopes","given":"Margarida","non-dropping-particle":"","parse-names":false,"suffix":""},{"dropping-particle":"","family":"MacArthur","given":"Daniel G.","non-dropping-particle":"","parse-names":false,"suffix":""},{"dropping-particle":"","family":"Marchini","given":"Jonathan","non-dropping-particle":"","parse-names":false,"suffix":""},{"dropping-particle":"","family":"Mangino","given":"Massimo","non-dropping-particle":"","parse-names":false,"suffix":""},{"dropping-particle":"","family":"Mathieson","given":"Iain","non-dropping-particle":"","parse-names":false,"suffix":""},{"dropping-particle":"","family":"McCarthy","given":"Shane","non-dropping-particle":"","parse-names":false,"suffix":""},{"dropping-particle":"","family":"Memari","given":"Yasin","non-dropping-particle":"","parse-names":false,"suffix":""},{"dropping-particle":"","family":"Metrustry","given":"Sarah","non-dropping-particle":"","parse-names":false,"suffix":""},{"dropping-particle":"","family":"Min","given":"Josine L.","non-dropping-particle":"","parse-names":false,"suffix":""},{"dropping-particle":"","family":"Moayyeri","given":"Alireza","non-dropping-particle":"","parse-names":false,"suffix":""},{"dropping-particle":"","family":"Muddyman","given":"Dawn","non-dropping-particle":"","parse-names":false,"suffix":""},{"dropping-particle":"","family":"Northstone","given":"Kate","non-dropping-particle":"","parse-names":false,"suffix":""},{"dropping-particle":"","family":"Panoutsopoulou","given":"Kalliope","non-dropping-particle":"","parse-names":false,"suffix":""},{"dropping-particle":"","family":"Paternoster","given":"Lavinia","non-dropping-particle":"","parse-names":false,"suffix":""},{"dropping-particle":"","family":"Perry","given":"John R. B.","non-dropping-particle":"","parse-names":false,"suffix":""},{"dropping-particle":"","family":"Quaye","given":"Lydia","non-dropping-particle":"","parse-names":false,"suffix":""},{"dropping-particle":"","family":"Brent Richards","given":"J.","non-dropping-particle":"","parse-names":false,"suffix":""},{"dropping-particle":"","family":"Ring","given":"Susan","non-dropping-particle":"","parse-names":false,"suffix":""},{"dropping-particle":"","family":"Ritchie","given":"Graham R. S.","non-dropping-particle":"","parse-names":false,"suffix":""},{"dropping-particle":"","family":"Schiffels","given":"Stephan","non-dropping-particle":"","parse-names":false,"suffix":""},{"dropping-particle":"","family":"Shihab","given":"Hashem A.","non-dropping-particle":"","parse-names":false,"suffix":""},{"dropping-particle":"","family":"Shin","given":"So-Youn","non-dropping-particle":"","parse-names":false,"suffix":""},{"dropping-particle":"","family":"Small","given":"Kerrin S.","non-dropping-particle":"","parse-names":false,"suffix":""},{"dropping-particle":"","family":"Soler Artigas","given":"María","non-dropping-particle":"","parse-names":false,"suffix":""},{"dropping-particle":"","family":"Soranzo","given":"Nicole","non-dropping-particle":"","parse-names":false,"suffix":""},{"dropping-particle":"","family":"Southam","given":"Lorraine","non-dropping-particle":"","parse-names":false,"suffix":""},{"dropping-particle":"","family":"Spector","given":"Timothy D.","non-dropping-particle":"","parse-names":false,"suffix":""},{"dropping-particle":"","family":"St Pourcain","given":"Beate","non-dropping-particle":"","parse-names":false,"suffix":""},{"dropping-particle":"","family":"Surdulescu","given":"Gabriela","non-dropping-particle":"","parse-names":false,"suffix":""},{"dropping-particle":"","family":"Tachmazidou","given":"Ioanna","non-dropping-particle":"","parse-names":false,"suffix":""},{"dropping-particle":"","family":"Timpson","given":"Nicholas J.","non-dropping-particle":"","parse-names":false,"suffix":""},{"dropping-particle":"","family":"Tobin","given":"Martin D.","non-dropping-particle":"","parse-names":false,"suffix":""},{"dropping-particle":"","family":"Valdes","given":"Ana M.","non-dropping-particle":"","parse-names":false,"suffix":""},{"dropping-particle":"","family":"Visscher","given":"Peter M.","non-dropping-particle":"","parse-names":false,"suffix":""},{"dropping-particle":"V.","family":"Wain","given":"Louise","non-dropping-particle":"","parse-names":false,"suffix":""},{"dropping-particle":"","family":"Walter","given":"Klaudia","non-dropping-particle":"","parse-names":false,"suffix":""},{"dropping-particle":"","family":"Ward","given":"Kirsten","non-dropping-particle":"","parse-names":false,"suffix":""},{"dropping-particle":"","family":"Wilson","given":"Scott G.","non-dropping-particle":"","parse-names":false,"suffix":""},{"dropping-particle":"","family":"Wong","given":"Kim","non-dropping-particle":"","parse-names":false,"suffix":""},{"dropping-particle":"","family":"Yang","given":"Jian","non-dropping-particle":"","parse-names":false,"suffix":""},{"dropping-particle":"","family":"Zeggini","given":"Eleftheria","non-dropping-particle":"","parse-names":false,"suffix":""},{"dropping-particle":"","family":"Zhang","given":"Feng","non-dropping-particle":"","parse-names":false,"suffix":""},{"dropping-particle":"","family":"Zheng","given":"Hou-Feng","non-dropping-particle":"","parse-names":false,"suffix":""},{"dropping-particle":"","family":"Anney","given":"Richard","non-dropping-particle":"","parse-names":false,"suffix":""},{"dropping-particle":"","family":"Ayub","given":"Muhammad","non-dropping-particle":"","parse-names":false,"suffix":""},{"dropping-particle":"","family":"Barrett","given":"Jeffrey C.","non-dropping-particle":"","parse-names":false,"suffix":""},{"dropping-particle":"","family":"Blackwood","given":"Douglas","non-dropping-particle":"","parse-names":false,"suffix":""},{"dropping-particle":"","family":"Bolton","given":"Patrick F.","non-dropping-particle":"","parse-names":false,"suffix":""},{"dropping-particle":"","family":"Breen","given":"Gerome","non-dropping-particle":"","parse-names":false,"suffix":""},{"dropping-particle":"","family":"Collier","given":"David A.","non-dropping-particle":"","parse-names":false,"suffix":""},{"dropping-particle":"","family":"Craddock","given":"Nick","non-dropping-particle":"","parse-names":false,"suffix":""},{"dropping-particle":"","family":"Crooks","given":"Lucy","non-dropping-particle":"","parse-names":false,"suffix":""},{"dropping-particle":"","family":"Curran","given":"Sarah","non-dropping-particle":"","parse-names":false,"suffix":""},{"dropping-particle":"","family":"Curtis","given":"David","non-dropping-particle":"","parse-names":false,"suffix":""},{"dropping-particle":"","family":"Durbin","given":"Richard","non-dropping-particle":"","parse-names":false,"suffix":""},{"dropping-particle":"","family":"Gallagher","given":"Louise","non-dropping-particle":"","parse-names":false,"suffix":""},{"dropping-particle":"","family":"Geschwind","given":"Daniel","non-dropping-particle":"","parse-names":false,"suffix":""},{"dropping-particle":"","family":"Gurling","given":"Hugh","non-dropping-particle":"","parse-names":false,"suffix":""},{"dropping-particle":"","family":"Holmans","given":"Peter","non-dropping-particle":"","parse-names":false,"suffix":""},{"dropping-particle":"","family":"Lee","given":"Irene","non-dropping-particle":"","parse-names":false,"suffix":""},{"dropping-particle":"","family":"Lönnqvist","given":"Jouko","non-dropping-particle":"","parse-names":false,"suffix":""},{"dropping-particle":"","family":"McCarthy","given":"Shane","non-dropping-particle":"","parse-names":false,"suffix":""},{"dropping-particle":"","family":"McGuffin","given":"Peter","non-dropping-particle":"","parse-names":false,"suffix":""},{"dropping-particle":"","family":"McIntosh","given":"Andrew M.","non-dropping-particle":"","parse-names":false,"suffix":""},{"dropping-particle":"","family":"McKechanie","given":"Andrew G.","non-dropping-particle":"","parse-names":false,"suffix":""},{"dropping-particle":"","family":"McQuillin","given":"Andrew","non-dropping-particle":"","parse-names":false,"suffix":""},{"dropping-particle":"","family":"Morris","given":"James","non-dropping-particle":"","parse-names":false,"suffix":""},{"dropping-particle":"","family":"Muddyman","given":"Dawn","non-dropping-particle":"","parse-names":false,"suffix":""},{"dropping-particle":"","family":"O'Donovan","given":"Michael C.","non-dropping-particle":"","parse-names":false,"suffix":""},{"dropping-particle":"","family":"Owen","given":"Michael J.","non-dropping-particle":"","parse-names":false,"suffix":""},{"dropping-particle":"","family":"Palotie","given":"Aarno","non-dropping-particle":"","parse-names":false,"suffix":""},{"dropping-particle":"","family":"Parr","given":"Jeremy R.","non-dropping-particle":"","parse-names":false,"suffix":""},{"dropping-particle":"","family":"Paunio","given":"Tiina","non-dropping-particle":"","parse-names":false,"suffix":""},{"dropping-particle":"","family":"Pietilainen","given":"Olli","non-dropping-particle":"","parse-names":false,"suffix":""},{"dropping-particle":"","family":"Rehnström","given":"Karola","non-dropping-particle":"","parse-names":false,"suffix":""},{"dropping-particle":"","family":"Sharp","given":"Sally I.","non-dropping-particle":"","parse-names":false,"suffix":""},{"dropping-particle":"","family":"Skuse","given":"David","non-dropping-particle":"","parse-names":false,"suffix":""},{"dropping-particle":"","family":"St Clair","given":"David","non-dropping-particle":"","parse-names":false,"suffix":""},{"dropping-particle":"","family":"Suvisaari","given":"Jaana","non-dropping-particle":"","parse-names":false,"suffix":""},{"dropping-particle":"","family":"Walters","given":"James T. R.","non-dropping-particle":"","parse-names":false,"suffix":""},{"dropping-particle":"","family":"Williams","given":"Hywel J.","non-dropping-particle":"","parse-names":false,"suffix":""},{"dropping-particle":"","family":"Barroso","given":"Inês","non-dropping-particle":"","parse-names":false,"suffix":""},{"dropping-particle":"","family":"Bochukova","given":"Elena","non-dropping-particle":"","parse-names":false,"suffix":""},{"dropping-particle":"","family":"Bounds","given":"Rebecca","non-dropping-particle":"","parse-names":false,"suffix":""},{"dropping-particle":"","family":"Dominiczak","given":"Anna","non-dropping-particle":"","parse-names":false,"suffix":""},{"dropping-particle":"","family":"Durbin","given":"Richard","non-dropping-particle":"","parse-names":false,"suffix":""},{"dropping-particle":"","family":"Farooqi","given":"I. Sadaf","non-dropping-particle":"","parse-names":false,"suffix":""},{"dropping-particle":"","family":"Hendricks","given":"Audrey E.","non-dropping-particle":"","parse-names":false,"suffix":""},{"dropping-particle":"","family":"Keogh","given":"Julia","non-dropping-particle":"","parse-names":false,"suffix":""},{"dropping-particle":"","family":"Marenne","given":"Gaëlle","non-dropping-particle":"","parse-names":false,"suffix":""},{"dropping-particle":"","family":"McCarthy","given":"Shane","non-dropping-particle":"","parse-names":false,"suffix":""},{"dropping-particle":"","family":"Morris","given":"Andrew","non-dropping-particle":"","parse-names":false,"suffix":""},{"dropping-particle":"","family":"Muddyman","given":"Dawn","non-dropping-particle":"","parse-names":false,"suffix":""},{"dropping-particle":"","family":"O'Rahilly","given":"Stephen","non-dropping-particle":"","parse-names":false,"suffix":""},{"dropping-particle":"","family":"Porteous","given":"David J.","non-dropping-particle":"","parse-names":false,"suffix":""},{"dropping-particle":"","family":"Smith","given":"Blair H.","non-dropping-particle":"","parse-names":false,"suffix":""},{"dropping-particle":"","family":"Tachmazidou","given":"Ioanna","non-dropping-particle":"","parse-names":false,"suffix":""},{"dropping-particle":"","family":"Wheeler","given":"Eleanor","non-dropping-particle":"","parse-names":false,"suffix":""},{"dropping-particle":"","family":"Zeggini","given":"Eleftheria","non-dropping-particle":"","parse-names":false,"suffix":""},{"dropping-particle":"","family":"Turki","given":"Saeed","non-dropping-particle":"Al","parse-names":false,"suffix":""},{"dropping-particle":"","family":"Anderson","given":"Carl A.","non-dropping-particle":"","parse-names":false,"suffix":""},{"dropping-particle":"","family":"Antony","given":"Dinu","non-dropping-particle":"","parse-names":false,"suffix":""},{"dropping-particle":"","family":"Barroso","given":"Inês","non-dropping-particle":"","parse-names":false,"suffix":""},{"dropping-particle":"","family":"Beales","given":"Phil","non-dropping-particle":"","parse-names":false,"suffix":""},{"dropping-particle":"","family":"Bentham","given":"Jamie","non-dropping-particle":"","parse-names":false,"suffix":""},{"dropping-particle":"","family":"Bhattacharya","given":"Shoumo","non-dropping-particle":"","parse-names":false,"suffix":""},{"dropping-particle":"","family":"Calissano","given":"Mattia","non-dropping-particle":"","parse-names":false,"suffix":""},{"dropping-particle":"","family":"Carss","given":"Keren","non-dropping-particle":"","parse-names":false,"suffix":""},{"dropping-particle":"","family":"Chatterjee","given":"Krishna","non-dropping-particle":"","parse-names":false,"suffix":""},{"dropping-particle":"","family":"Cirak","given":"Sebahattin","non-dropping-particle":"","parse-names":false,"suffix":""},{"dropping-particle":"","family":"Cosgrove","given":"Catherine","non-dropping-particle":"","parse-names":false,"suffix":""},{"dropping-particle":"","family":"Durbin","given":"Richard","non-dropping-particle":"","parse-names":false,"suffix":""},{"dropping-particle":"","family":"Fitzpatrick","given":"David R.","non-dropping-particle":"","parse-names":false,"suffix":""},{"dropping-particle":"","family":"Floyd","given":"James","non-dropping-particle":"","parse-names":false,"suffix":""},{"dropping-particle":"","family":"Reghan Foley","given":"A.","non-dropping-particle":"","parse-names":false,"suffix":""},{"dropping-particle":"","family":"Franklin","given":"Christopher S.","non-dropping-particle":"","parse-names":false,"suffix":""},{"dropping-particle":"","family":"Futema","given":"Marta","non-dropping-particle":"","parse-names":false,"suffix":""},{"dropping-particle":"","family":"Grozeva","given":"Detelina","non-dropping-particle":"","parse-names":false,"suffix":""},{"dropping-particle":"","family":"Humphries","given":"Steve E.","non-dropping-particle":"","parse-names":false,"suffix":""},{"dropping-particle":"","family":"Hurles","given":"Matthew E.","non-dropping-particle":"","parse-names":false,"suffix":""},{"dropping-particle":"","family":"McCarthy","given":"Shane","non-dropping-particle":"","parse-names":false,"suffix":""},{"dropping-particle":"","family":"Mitchison","given":"Hannah M.","non-dropping-particle":"","parse-names":false,"suffix":""},{"dropping-particle":"","family":"Muddyman","given":"Dawn","non-dropping-particle":"","parse-names":false,"suffix":""},{"dropping-particle":"","family":"Muntoni","given":"Francesco","non-dropping-particle":"","parse-names":false,"suffix":""},{"dropping-particle":"","family":"O'Rahilly","given":"Stephen","non-dropping-particle":"","parse-names":false,"suffix":""},{"dropping-particle":"","family":"Onoufriadis","given":"Alexandros","non-dropping-particle":"","parse-names":false,"suffix":""},{"dropping-particle":"","family":"Parker","given":"Victoria","non-dropping-particle":"","parse-names":false,"suffix":""},{"dropping-particle":"","family":"Payne","given":"Felicity","non-dropping-particle":"","parse-names":false,"suffix":""},{"dropping-particle":"","family":"Plagnol","given":"Vincent","non-dropping-particle":"","parse-names":false,"suffix":""},{"dropping-particle":"","family":"Lucy Raymond","given":"F.","non-dropping-particle":"","parse-names":false,"suffix":""},{"dropping-particle":"","family":"Roberts","given":"Nicola","non-dropping-particle":"","parse-names":false,"suffix":""},{"dropping-particle":"","family":"Savage","given":"David B.","non-dropping-particle":"","parse-names":false,"suffix":""},{"dropping-particle":"","family":"Scambler","given":"Peter","non-dropping-particle":"","parse-names":false,"suffix":""},{"dropping-particle":"","family":"Schmidts","given":"Miriam","non-dropping-particle":"","parse-names":false,"suffix":""},{"dropping-particle":"","family":"Schoenmakers","given":"Nadia","non-dropping-particle":"","parse-names":false,"suffix":""},{"dropping-particle":"","family":"Semple","given":"Robert K.","non-dropping-particle":"","parse-names":false,"suffix":""},{"dropping-particle":"","family":"Serra","given":"Eva","non-dropping-particle":"","parse-names":false,"suffix":""},{"dropping-particle":"","family":"Spasic-Boskovic","given":"Olivera","non-dropping-particle":"","parse-names":false,"suffix":""},{"dropping-particle":"","family":"Stevens","given":"Elizabeth","non-dropping-particle":"","parse-names":false,"suffix":""},{"dropping-particle":"","family":"Kogelenberg","given":"Margriet","non-dropping-particle":"van","parse-names":false,"suffix":""},{"dropping-particle":"","family":"Vijayarangakannan","given":"Parthiban","non-dropping-particle":"","parse-names":false,"suffix":""},{"dropping-particle":"","family":"Walter","given":"Klaudia","non-dropping-particle":"","parse-names":false,"suffix":""},{"dropping-particle":"","family":"Williamson","given":"Kathleen A.","non-dropping-particle":"","parse-names":false,"suffix":""},{"dropping-particle":"","family":"Wilson","given":"Crispian","non-dropping-particle":"","parse-names":false,"suffix":""},{"dropping-particle":"","family":"Whyte","given":"Tamieka","non-dropping-particle":"","parse-names":false,"suffix":""},{"dropping-particle":"","family":"Ciampi","given":"Antonio","non-dropping-particle":"","parse-names":false,"suffix":""},{"dropping-particle":"","family":"Greenwood","given":"Celia M. T.","non-dropping-particle":"","parse-names":false,"suffix":""},{"dropping-particle":"","family":"Hendricks","given":"Audrey E.","non-dropping-particle":"","parse-names":false,"suffix":""},{"dropping-particle":"","family":"Li","given":"Rui","non-dropping-particle":"","parse-names":false,"suffix":""},{"dropping-particle":"","family":"Metrustry","given":"Sarah","non-dropping-particle":"","parse-names":false,"suffix":""},{"dropping-particle":"","family":"Oualkacha","given":"Karim","non-dropping-particle":"","parse-names":false,"suffix":""},{"dropping-particle":"","family":"Tachmazidou","given":"Ioanna","non-dropping-particle":"","parse-names":false,"suffix":""},{"dropping-particle":"","family":"Xu","given":"ChangJiang","non-dropping-particle":"","parse-names":false,"suffix":""},{"dropping-particle":"","family":"Zeggini","given":"Eleftheria","non-dropping-particle":"","parse-names":false,"suffix":""},{"dropping-particle":"","family":"Bobrow","given":"Martin","non-dropping-particle":"","parse-names":false,"suffix":""},{"dropping-particle":"","family":"Bolton","given":"Patrick F.","non-dropping-particle":"","parse-names":false,"suffix":""},{"dropping-particle":"","family":"Durbin","given":"Richard","non-dropping-particle":"","parse-names":false,"suffix":""},{"dropping-particle":"","family":"Fitzpatrick","given":"David R.","non-dropping-particle":"","parse-names":false,"suffix":""},{"dropping-particle":"","family":"Griffin","given":"Heather","non-dropping-particle":"","parse-names":false,"suffix":""},{"dropping-particle":"","family":"Hurles","given":"Matthew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Kent","given":"Alastair","non-dropping-particle":"","parse-names":false,"suffix":""},{"dropping-particle":"","family":"Muddyman","given":"Dawn","non-dropping-particle":"","parse-names":false,"suffix":""},{"dropping-particle":"","family":"Muntoni","given":"Francesco","non-dropping-particle":"","parse-names":false,"suffix":""},{"dropping-particle":"","family":"Lucy Raymond","given":"F.","non-dropping-particle":"","parse-names":false,"suffix":""},{"dropping-particle":"","family":"Semple","given":"Robert K.","non-dropping-particle":"","parse-names":false,"suffix":""},{"dropping-particle":"","family":"Smee","given":"Carol","non-dropping-particle":"","parse-names":false,"suffix":""},{"dropping-particle":"","family":"Spector","given":"Timothy D.","non-dropping-particle":"","parse-names":false,"suffix":""},{"dropping-particle":"","family":"Timpson","given":"Nicholas J.","non-dropping-particle":"","parse-names":false,"suffix":""},{"dropping-particle":"","family":"Charlton","given":"Ruth","non-dropping-particle":"","parse-names":false,"suffix":""},{"dropping-particle":"","family":"Ekong","given":"Rosemary","non-dropping-particle":"","parse-names":false,"suffix":""},{"dropping-particle":"","family":"Futema","given":"Marta","non-dropping-particle":"","parse-names":false,"suffix":""},{"dropping-particle":"","family":"Humphries","given":"Steve E.","non-dropping-particle":"","parse-names":false,"suffix":""},{"dropping-particle":"","family":"Khawaja","given":"Farrah","non-dropping-particle":"","parse-names":false,"suffix":""},{"dropping-particle":"","family":"Lopes","given":"Luis R.","non-dropping-particle":"","parse-names":false,"suffix":""},{"dropping-particle":"","family":"Migone","given":"Nicola","non-dropping-particle":"","parse-names":false,"suffix":""},{"dropping-particle":"","family":"Payne","given":"Stewart J.","non-dropping-particle":"","parse-names":false,"suffix":""},{"dropping-particle":"","family":"Plagnol","given":"Vincent","non-dropping-particle":"","parse-names":false,"suffix":""},{"dropping-particle":"","family":"Pollitt","given":"Rebecca C.","non-dropping-particle":"","parse-names":false,"suffix":""},{"dropping-particle":"","family":"Povey","given":"Sue","non-dropping-particle":"","parse-names":false,"suffix":""},{"dropping-particle":"","family":"Ridout","given":"Cheryl K.","non-dropping-particle":"","parse-names":false,"suffix":""},{"dropping-particle":"","family":"Robinson","given":"Rachel L.","non-dropping-particle":"","parse-names":false,"suffix":""},{"dropping-particle":"","family":"Scott","given":"Richard H.","non-dropping-particle":"","parse-names":false,"suffix":""},{"dropping-particle":"","family":"Shaw","given":"Adam","non-dropping-particle":"","parse-names":false,"suffix":""},{"dropping-particle":"","family":"Syrris","given":"Petros","non-dropping-particle":"","parse-names":false,"suffix":""},{"dropping-particle":"","family":"Taylor","given":"Rohan","non-dropping-particle":"","parse-names":false,"suffix":""},{"dropping-particle":"","family":"Vandersteen","given":"Anthony M.","non-dropping-particle":"","parse-names":false,"suffix":""},{"dropping-particle":"","family":"Barrett","given":"Jeffrey C.","non-dropping-particle":"","parse-names":false,"suffix":""},{"dropping-particle":"","family":"Barroso","given":"Inês","non-dropping-particle":"","parse-names":false,"suffix":""},{"dropping-particle":"","family":"Davey Smith","given":"George","non-dropping-particle":"","parse-names":false,"suffix":""},{"dropping-particle":"","family":"Durbin","given":"Richard","non-dropping-particle":"","parse-names":false,"suffix":""},{"dropping-particle":"","family":"Farooqi","given":"I. Sadaf","non-dropping-particle":"","parse-names":false,"suffix":""},{"dropping-particle":"","family":"Fitzpatrick","given":"David 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Langford","given":"Cordelia","non-dropping-particle":"","parse-names":false,"suffix":""},{"dropping-particle":"","family":"McCarthy","given":"Shane","non-dropping-particle":"","parse-names":false,"suffix":""},{"dropping-particle":"","family":"Muddyman","given":"Dawn","non-dropping-particle":"","parse-names":false,"suffix":""},{"dropping-particle":"","family":"Owen","given":"Michael J.","non-dropping-particle":"","parse-names":false,"suffix":""},{"dropping-particle":"","family":"Palotie","given":"Aarno","non-dropping-particle":"","parse-names":false,"suffix":""},{"dropping-particle":"","family":"Brent Richards","given":"J.","non-dropping-particle":"","parse-names":false,"suffix":""},{"dropping-particle":"","family":"Soranzo","given":"Nicole","non-dropping-particle":"","parse-names":false,"suffix":""},{"dropping-particle":"","family":"Spector","given":"Timothy D.","non-dropping-particle":"","parse-names":false,"suffix":""},{"dropping-particle":"","family":"Stalker","given":"Jim","non-dropping-particle":"","parse-names":false,"suffix":""},{"dropping-particle":"","family":"Timpson","given":"Nicholas J.","non-dropping-particle":"","parse-names":false,"suffix":""},{"dropping-particle":"","family":"Zeggini","given":"Eleftheria","non-dropping-particle":"","parse-names":false,"suffix":""},{"dropping-particle":"","family":"Amuzu","given":"Antoinette","non-dropping-particle":"","parse-names":false,"suffix":""},{"dropping-particle":"","family":"Pablo Casas","given":"Juan","non-dropping-particle":"","parse-names":false,"suffix":""},{"dropping-particle":"","family":"Chambers","given":"John C.","non-dropping-particle":"","parse-names":false,"suffix":""},{"dropping-particle":"","family":"Cocca","given":"Massimiliano","non-dropping-particle":"","parse-names":false,"suffix":""},{"dropping-particle":"","family":"Dedoussis","given":"George","non-dropping-particle":"","parse-names":false,"suffix":""},{"dropping-particle":"","family":"Gambaro","given":"Giovanni","non-dropping-particle":"","parse-names":false,"suffix":""},{"dropping-particle":"","family":"Gasparini","given":"Paolo","non-dropping-particle":"","parse-names":false,"suffix":""},{"dropping-particle":"","family":"Gaunt","given":"Tom R.","non-dropping-particle":"","parse-names":false,"suffix":""},{"dropping-particle":"","family":"Huang","given":"Jie","non-dropping-particle":"","parse-names":false,"suffix":""},{"dropping-particle":"","family":"Iotchkova","given":"Valentina","non-dropping-particle":"","parse-names":false,"suffix":""},{"dropping-particle":"","family":"Isaacs","given":"Aaron","non-dropping-particle":"","parse-names":false,"suffix":""},{"dropping-particle":"","family":"Johnson","given":"Jon","non-dropping-particle":"","parse-names":false,"suffix":""},{"dropping-particle":"","family":"Kleber","given":"Marcus E.","non-dropping-particle":"","parse-names":false,"suffix":""},{"dropping-particle":"","family":"Kooner","given":"Jaspal S.","non-dropping-particle":"","parse-names":false,"suffix":""},{"dropping-particle":"","family":"Langenberg","given":"Claudia","non-dropping-particle":"","parse-names":false,"suffix":""},{"dropping-particle":"","family":"Luan","given":"Jian'an","non-dropping-particle":"","parse-names":false,"suffix":""},{"dropping-particle":"","family":"Malerba","given":"Giovanni","non-dropping-particle":"","parse-names":false,"suffix":""},{"dropping-particle":"","family":"März","given":"Winfried","non-dropping-particle":"","parse-names":false,"suffix":""},{"dropping-particle":"","family":"Matchan","given":"Angela","non-dropping-particle":"","parse-names":false,"suffix":""},{"dropping-particle":"","family":"Min","given":"Josine L.","non-dropping-particle":"","parse-names":false,"suffix":""},{"dropping-particle":"","family":"Morris","given":"Richard","non-dropping-particle":"","parse-names":false,"suffix":""},{"dropping-particle":"","family":"Nordestgaard","given":"Børge G.","non-dropping-particle":"","parse-names":false,"suffix":""},{"dropping-particle":"","family":"Benn","given":"Marianne","non-dropping-particle":"","parse-names":false,"suffix":""},{"dropping-particle":"","family":"Ring","given":"Susan","non-dropping-particle":"","parse-names":false,"suffix":""},{"dropping-particle":"","family":"Scott","given":"Robert A.","non-dropping-particle":"","parse-names":false,"suffix":""},{"dropping-particle":"","family":"Soranzo","given":"Nicole","non-dropping-particle":"","parse-names":false,"suffix":""},{"dropping-particle":"","family":"Southam","given":"Lorraine","non-dropping-particle":"","parse-names":false,"suffix":""},{"dropping-particle":"","family":"Timpson","given":"Nicholas J.","non-dropping-particle":"","parse-names":false,"suffix":""},{"dropping-particle":"","family":"Toniolo","given":"Daniela","non-dropping-particle":"","parse-names":false,"suffix":""},{"dropping-particle":"","family":"Traglia","given":"Michela","non-dropping-particle":"","parse-names":false,"suffix":""},{"dropping-particle":"","family":"Tybjaerg-Hansen","given":"Anne","non-dropping-particle":"","parse-names":false,"suffix":""},{"dropping-particle":"","family":"Duijn","given":"Cornelia M.","non-dropping-particle":"van","parse-names":false,"suffix":""},{"dropping-particle":"","family":"Leeuwen","given":"Elisabeth M.","non-dropping-particle":"van","parse-names":false,"suffix":""},{"dropping-particle":"","family":"Varbo","given":"Anette","non-dropping-particle":"","parse-names":false,"suffix":""},{"dropping-particle":"","family":"Whincup","given":"Peter","non-dropping-particle":"","parse-names":false,"suffix":""},{"dropping-particle":"","family":"Zaza","given":"Gianluigi","non-dropping-particle":"","parse-names":false,"suffix":""},{"dropping-particle":"","family":"Zeggini","given":"Eleftheria","non-dropping-particle":"","parse-names":false,"suffix":""},{"dropping-particle":"","family":"Zhang","given":"Weihua","non-dropping-particle":"","parse-names":false,"suffix":""}],"container-title":"Nature","id":"ITEM-1","issue":"7571","issued":{"date-parts":[["2015","9","14"]]},"page":"82-90","publisher":"Nature Research","title":"The UK10K project identifies rare variants in health and disease","type":"article-journal","volume":"526"},"uris":["http://www.mendeley.com/documents/?uuid=c894b858-7f16-30e4-a53c-557e37b0ef40"]}],"mendeley":{"formattedCitation":"&lt;sup&gt;18&lt;/sup&gt;","plainTextFormattedCitation":"18","previouslyFormattedCitation":"&lt;sup&gt;18&lt;/sup&gt;"},"properties":{"noteIndex":0},"schema":"https://github.com/citation-style-language/schema/raw/master/csl-citation.json"}</w:instrText>
      </w:r>
      <w:r w:rsidR="006D067A">
        <w:fldChar w:fldCharType="separate"/>
      </w:r>
      <w:r w:rsidR="006D067A" w:rsidRPr="006D067A">
        <w:rPr>
          <w:noProof/>
          <w:vertAlign w:val="superscript"/>
        </w:rPr>
        <w:t>18</w:t>
      </w:r>
      <w:ins w:id="468" w:author="Gibran Hemani" w:date="2020-01-14T21:24:00Z">
        <w:r w:rsidR="006D067A">
          <w:fldChar w:fldCharType="end"/>
        </w:r>
      </w:ins>
      <w:ins w:id="469" w:author="Jian Yang" w:date="2020-01-09T16:13:00Z">
        <w:del w:id="470" w:author="Gibran Hemani" w:date="2020-01-14T21:24:00Z">
          <w:r w:rsidR="00B37331" w:rsidDel="006D067A">
            <w:delText xml:space="preserve"> (ref)</w:delText>
          </w:r>
        </w:del>
        <w:r w:rsidR="00B37331">
          <w:t xml:space="preserve">. </w:t>
        </w:r>
      </w:ins>
      <w:ins w:id="471" w:author="Jian Yang" w:date="2020-01-09T16:14:00Z">
        <w:r w:rsidR="00B37331">
          <w:t xml:space="preserve">We randomly sampled a sequence variant </w:t>
        </w:r>
        <w:commentRangeStart w:id="472"/>
        <w:r w:rsidR="00B37331">
          <w:t xml:space="preserve">on chromosome </w:t>
        </w:r>
      </w:ins>
      <w:ins w:id="473" w:author="Gibran Hemani" w:date="2020-01-14T21:25:00Z">
        <w:r w:rsidR="00770080">
          <w:t>21</w:t>
        </w:r>
      </w:ins>
      <w:ins w:id="474" w:author="Jian Yang" w:date="2020-01-09T16:14:00Z">
        <w:del w:id="475" w:author="Gibran Hemani" w:date="2020-01-14T21:25:00Z">
          <w:r w:rsidR="00B37331" w:rsidDel="00770080">
            <w:delText>#</w:delText>
          </w:r>
        </w:del>
        <w:r w:rsidR="00B37331">
          <w:t xml:space="preserve"> </w:t>
        </w:r>
        <w:commentRangeEnd w:id="472"/>
        <w:r w:rsidR="00B37331">
          <w:rPr>
            <w:rStyle w:val="CommentReference"/>
          </w:rPr>
          <w:commentReference w:id="472"/>
        </w:r>
        <w:r w:rsidR="00B37331">
          <w:t xml:space="preserve">as the causal variant </w:t>
        </w:r>
      </w:ins>
      <w:ins w:id="476" w:author="Jian Yang" w:date="2020-01-09T16:15:00Z">
        <w:r w:rsidR="00B37331">
          <w:t>and generated the phenotype based on the additive model described in the ALSPA</w:t>
        </w:r>
      </w:ins>
      <w:ins w:id="477" w:author="Jian Yang" w:date="2020-01-09T16:16:00Z">
        <w:r w:rsidR="00B37331">
          <w:t>C simulation above.</w:t>
        </w:r>
      </w:ins>
      <w:ins w:id="478" w:author="Jian Yang" w:date="2020-01-09T16:26:00Z">
        <w:r w:rsidR="00336F62">
          <w:t xml:space="preserve"> We varied the variance explained by the causal variant from </w:t>
        </w:r>
      </w:ins>
      <w:ins w:id="479" w:author="Gibran Hemani" w:date="2020-01-14T21:25:00Z">
        <w:r w:rsidR="00770080">
          <w:t>2</w:t>
        </w:r>
      </w:ins>
      <w:ins w:id="480" w:author="Jian Yang" w:date="2020-01-09T16:26:00Z">
        <w:del w:id="481" w:author="Gibran Hemani" w:date="2020-01-14T21:25:00Z">
          <w:r w:rsidR="00336F62" w:rsidDel="00770080">
            <w:delText>#</w:delText>
          </w:r>
        </w:del>
        <w:r w:rsidR="00336F62">
          <w:t xml:space="preserve">% to </w:t>
        </w:r>
      </w:ins>
      <w:ins w:id="482" w:author="Gibran Hemani" w:date="2020-01-14T21:25:00Z">
        <w:r w:rsidR="00770080">
          <w:t>80</w:t>
        </w:r>
      </w:ins>
      <w:ins w:id="483" w:author="Jian Yang" w:date="2020-01-09T16:26:00Z">
        <w:del w:id="484" w:author="Gibran Hemani" w:date="2020-01-14T21:25:00Z">
          <w:r w:rsidR="00336F62" w:rsidDel="00770080">
            <w:delText>#</w:delText>
          </w:r>
        </w:del>
        <w:r w:rsidR="00336F62">
          <w:t xml:space="preserve">% and repeated the simulation </w:t>
        </w:r>
        <w:del w:id="485" w:author="Gibran Hemani" w:date="2020-01-14T21:25:00Z">
          <w:r w:rsidR="00336F62" w:rsidDel="00770080">
            <w:delText>#</w:delText>
          </w:r>
        </w:del>
      </w:ins>
      <w:ins w:id="486" w:author="Gibran Hemani" w:date="2020-01-14T21:25:00Z">
        <w:r w:rsidR="00770080">
          <w:t>540</w:t>
        </w:r>
      </w:ins>
      <w:ins w:id="487" w:author="Jian Yang" w:date="2020-01-09T16:26:00Z">
        <w:r w:rsidR="00336F62">
          <w:t xml:space="preserve"> times for each setting.</w:t>
        </w:r>
      </w:ins>
      <w:ins w:id="488" w:author="Jian Yang" w:date="2020-01-09T16:16:00Z">
        <w:r w:rsidR="00B37331">
          <w:t xml:space="preserve"> The analysis was performed using four</w:t>
        </w:r>
      </w:ins>
      <w:ins w:id="489" w:author="Jian Yang" w:date="2020-01-09T16:22:00Z">
        <w:r w:rsidR="00336F62">
          <w:t xml:space="preserve"> different</w:t>
        </w:r>
      </w:ins>
      <w:ins w:id="490" w:author="Jian Yang" w:date="2020-01-09T16:16:00Z">
        <w:r w:rsidR="00B37331">
          <w:t xml:space="preserve"> data sets</w:t>
        </w:r>
      </w:ins>
      <w:ins w:id="491" w:author="Jian Yang" w:date="2020-01-09T16:29:00Z">
        <w:r w:rsidR="00336F62">
          <w:t xml:space="preserve">: </w:t>
        </w:r>
      </w:ins>
      <w:ins w:id="492" w:author="Jian Yang" w:date="2020-01-09T16:16:00Z">
        <w:r w:rsidR="00B37331">
          <w:t xml:space="preserve">1) </w:t>
        </w:r>
      </w:ins>
      <w:ins w:id="493" w:author="Jian Yang" w:date="2020-01-09T16:22:00Z">
        <w:r w:rsidR="00336F62">
          <w:t xml:space="preserve">WGS </w:t>
        </w:r>
      </w:ins>
      <w:ins w:id="494" w:author="Jian Yang" w:date="2020-01-09T16:23:00Z">
        <w:r w:rsidR="00336F62">
          <w:t xml:space="preserve">data of </w:t>
        </w:r>
      </w:ins>
      <w:ins w:id="495" w:author="Jian Yang" w:date="2020-01-09T16:16:00Z">
        <w:r w:rsidR="00B37331">
          <w:t xml:space="preserve">a subset of variants </w:t>
        </w:r>
      </w:ins>
      <w:ins w:id="496" w:author="Jian Yang" w:date="2020-01-09T16:17:00Z">
        <w:r w:rsidR="00B37331">
          <w:t xml:space="preserve">in common with those on an Illumina </w:t>
        </w:r>
        <w:proofErr w:type="spellStart"/>
        <w:r w:rsidR="00B37331">
          <w:t>CoreExome</w:t>
        </w:r>
        <w:proofErr w:type="spellEnd"/>
        <w:r w:rsidR="00B37331">
          <w:t xml:space="preserve"> SNP array</w:t>
        </w:r>
      </w:ins>
      <w:ins w:id="497" w:author="Jian Yang" w:date="2020-01-09T16:22:00Z">
        <w:r w:rsidR="00336F62">
          <w:t>;</w:t>
        </w:r>
      </w:ins>
      <w:ins w:id="498" w:author="Jian Yang" w:date="2020-01-09T16:18:00Z">
        <w:r w:rsidR="00B37331">
          <w:t xml:space="preserve"> 2) </w:t>
        </w:r>
      </w:ins>
      <w:ins w:id="499" w:author="Jian Yang" w:date="2020-01-09T16:19:00Z">
        <w:r w:rsidR="00B37331">
          <w:t xml:space="preserve">data from imputing the </w:t>
        </w:r>
        <w:proofErr w:type="spellStart"/>
        <w:r w:rsidR="00B37331">
          <w:t>CoreExome</w:t>
        </w:r>
        <w:proofErr w:type="spellEnd"/>
        <w:r w:rsidR="00B37331">
          <w:t xml:space="preserve"> array genotypes to the HapMap</w:t>
        </w:r>
      </w:ins>
      <w:ins w:id="500" w:author="Jian Yang" w:date="2020-01-09T16:20:00Z">
        <w:r w:rsidR="00B37331">
          <w:t xml:space="preserve"> 2 </w:t>
        </w:r>
      </w:ins>
      <w:ins w:id="501" w:author="Jian Yang" w:date="2020-01-09T16:23:00Z">
        <w:r w:rsidR="00336F62">
          <w:t>references</w:t>
        </w:r>
      </w:ins>
      <w:ins w:id="502" w:author="Gibran Hemani" w:date="2020-01-14T21:27:00Z">
        <w:r w:rsidR="002B59C8">
          <w:fldChar w:fldCharType="begin" w:fldLock="1"/>
        </w:r>
      </w:ins>
      <w:r w:rsidR="002B59C8">
        <w:instrText>ADDIN CSL_CITATION {"citationItems":[{"id":"ITEM-1","itemData":{"DOI":"10.1038/nature06258","ISSN":"1476-4687","PMID":"17943122","abstract":"We describe the Phase II HapMap, which characterizes over 3.1 million human single nucleotide polymorphisms (SNPs) genotyped in 270 individuals from four geographically diverse populations and includes 25-35% of common SNP variation in the populations surveyed. The map is estimated to capture untyped common variation with an average maximum r2 of between 0.9 and 0.96 depending on population. We demonstrate that the current generation of commercial genome-wide genotyping products captures common Phase II SNPs with an average maximum r2 of up to 0.8 in African and up to 0.95 in non-African populations, and that potential gains in power in association studies can be obtained through imputation. These data also reveal novel aspects of the structure of linkage disequilibrium. We show that 10-30% of pairs of individuals within a population share at least one region of extended genetic identity arising from recent ancestry and that up to 1% of all common variants are untaggable, primarily because they lie within recombination hotspots. We show that recombination rates vary systematically around genes and between genes of different function. Finally, we demonstrate increased differentiation at non-synonymous, compared to synonymous, SNPs, resulting from systematic differences in the strength or efficacy of natural selection between populations.","author":[{"dropping-particle":"","family":"Frazer","given":"Kelly a","non-dropping-particle":"","parse-names":false,"suffix":""},{"dropping-particle":"","family":"Ballinger","given":"Dennis G","non-dropping-particle":"","parse-names":false,"suffix":""},{"dropping-particle":"","family":"Cox","given":"David R","non-dropping-particle":"","parse-names":false,"suffix":""},{"dropping-particle":"","family":"Hinds","given":"David a","non-dropping-particle":"","parse-names":false,"suffix":""},{"dropping-particle":"","family":"Stuve","given":"Laura L","non-dropping-particle":"","parse-names":false,"suffix":""},{"dropping-particle":"","family":"Gibbs","given":"Richard a","non-dropping-particle":"","parse-names":false,"suffix":""},{"dropping-particle":"","family":"Belmont","given":"John W","non-dropping-particle":"","parse-names":false,"suffix":""},{"dropping-particle":"","family":"Boudreau","given":"Andrew","non-dropping-particle":"","parse-names":false,"suffix":""},{"dropping-particle":"","family":"Hardenbol","given":"Paul","non-dropping-particle":"","parse-names":false,"suffix":""},{"dropping-particle":"","family":"Leal","given":"Suzanne M","non-dropping-particle":"","parse-names":false,"suffix":""},{"dropping-particle":"","family":"Pasternak","given":"Shiran","non-dropping-particle":"","parse-names":false,"suffix":""},{"dropping-particle":"","family":"Wheeler","given":"David a","non-dropping-particle":"","parse-names":false,"suffix":""},{"dropping-particle":"","family":"Willis","given":"Thomas D","non-dropping-particle":"","parse-names":false,"suffix":""},{"dropping-particle":"","family":"Yu","given":"Fuli","non-dropping-particle":"","parse-names":false,"suffix":""},{"dropping-particle":"","family":"Yang","given":"Huanming","non-dropping-particle":"","parse-names":false,"suffix":""},{"dropping-particle":"","family":"Zeng","given":"Changqing","non-dropping-particle":"","parse-names":false,"suffix":""},{"dropping-particle":"","family":"Gao","given":"Yang","non-dropping-particle":"","parse-names":false,"suffix":""},{"dropping-particle":"","family":"Hu","given":"Haoran","non-dropping-particle":"","parse-names":false,"suffix":""},{"dropping-particle":"","family":"Hu","given":"Weitao","non-dropping-particle":"","parse-names":false,"suffix":""},{"dropping-particle":"","family":"Li","given":"Chaohua","non-dropping-particle":"","parse-names":false,"suffix":""},{"dropping-particle":"","family":"Lin","given":"Wei","non-dropping-particle":"","parse-names":false,"suffix":""},{"dropping-particle":"","family":"Liu","given":"Siqi","non-dropping-particle":"","parse-names":false,"suffix":""},{"dropping-particle":"","family":"Pan","given":"Hao","non-dropping-particle":"","parse-names":false,"suffix":""},{"dropping-particle":"","family":"Tang","given":"Xiaoli","non-dropping-particle":"","parse-names":false,"suffix":""},{"dropping-particle":"","family":"Wang","given":"Jian","non-dropping-particle":"","parse-names":false,"suffix":""},{"dropping-particle":"","family":"Wang","given":"Wei","non-dropping-particle":"","parse-names":false,"suffix":""},{"dropping-particle":"","family":"Yu","given":"Jun","non-dropping-particle":"","parse-names":false,"suffix":""},{"dropping-particle":"","family":"Zhang","given":"Bo","non-dropping-particle":"","parse-names":false,"suffix":""},{"dropping-particle":"","family":"Zhang","given":"Qingrun","non-dropping-particle":"","parse-names":false,"suffix":""},{"dropping-particle":"","family":"Zhao","given":"Hongbin","non-dropping-particle":"","parse-names":false,"suffix":""},{"dropping-particle":"","family":"Zhao","given":"Hui","non-dropping-particle":"","parse-names":false,"suffix":""},{"dropping-particle":"","family":"Zhou","given":"Jun","non-dropping-particle":"","parse-names":false,"suffix":""},{"dropping-particle":"","family":"Gabriel","given":"Stacey B","non-dropping-particle":"","parse-names":false,"suffix":""},{"dropping-particle":"","family":"Barry","given":"Rachel","non-dropping-particle":"","parse-names":false,"suffix":""},{"dropping-particle":"","family":"Blumenstiel","given":"Brendan","non-dropping-particle":"","parse-names":false,"suffix":""},{"dropping-particle":"","family":"Camargo","given":"Amy","non-dropping-particle":"","parse-names":false,"suffix":""},{"dropping-particle":"","family":"Defelice","given":"Matthew","non-dropping-particle":"","parse-names":false,"suffix":""},{"dropping-particle":"","family":"Faggart","given":"Maura","non-dropping-particle":"","parse-names":false,"suffix":""},{"dropping-particle":"","family":"Goyette","given":"Mary","non-dropping-particle":"","parse-names":false,"suffix":""},{"dropping-particle":"","family":"Gupta","given":"Supriya","non-dropping-particle":"","parse-names":false,"suffix":""},{"dropping-particle":"","family":"Moore","given":"Jamie","non-dropping-particle":"","parse-names":false,"suffix":""},{"dropping-particle":"","family":"Nguyen","given":"Huy","non-dropping-particle":"","parse-names":false,"suffix":""},{"dropping-particle":"","family":"Onofrio","given":"Robert C","non-dropping-particle":"","parse-names":false,"suffix":""},{"dropping-particle":"","family":"Parkin","given":"Melissa","non-dropping-particle":"","parse-names":false,"suffix":""},{"dropping-particle":"","family":"Roy","given":"Jessica","non-dropping-particle":"","parse-names":false,"suffix":""},{"dropping-particle":"","family":"Stahl","given":"Erich","non-dropping-particle":"","parse-names":false,"suffix":""},{"dropping-particle":"","family":"Winchester","given":"Ellen","non-dropping-particle":"","parse-names":false,"suffix":""},{"dropping-particle":"","family":"Ziaugra","given":"Liuda","non-dropping-particle":"","parse-names":false,"suffix":""},{"dropping-particle":"","family":"Altshuler","given":"David","non-dropping-particle":"","parse-names":false,"suffix":""},{"dropping-particle":"","family":"Shen","given":"Yan","non-dropping-particle":"","parse-names":false,"suffix":""},{"dropping-particle":"","family":"Yao","given":"Zhijian","non-dropping-particle":"","parse-names":false,"suffix":""},{"dropping-particle":"","family":"Huang","given":"Wei","non-dropping-particle":"","parse-names":false,"suffix":""},{"dropping-particle":"","family":"Chu","given":"Xun","non-dropping-particle":"","parse-names":false,"suffix":""},{"dropping-particle":"","family":"He","given":"Yungang","non-dropping-particle":"","parse-names":false,"suffix":""},{"dropping-particle":"","family":"Jin","given":"Li","non-dropping-particle":"","parse-names":false,"suffix":""},{"dropping-particle":"","family":"Liu","given":"Yangfan","non-dropping-particle":"","parse-names":false,"suffix":""},{"dropping-particle":"","family":"Shen","given":"Yayun","non-dropping-particle":"","parse-names":false,"suffix":""},{"dropping-particle":"","family":"Sun","given":"Weiwei","non-dropping-particle":"","parse-names":false,"suffix":""},{"dropping-particle":"","family":"Wang","given":"Haifeng","non-dropping-particle":"","parse-names":false,"suffix":""},{"dropping-particle":"","family":"Wang","given":"Yi","non-dropping-particle":"","parse-names":false,"suffix":""},{"dropping-particle":"","family":"Wang","given":"Ying","non-dropping-particle":"","parse-names":false,"suffix":""},{"dropping-particle":"","family":"Xiong","given":"Xiaoyan","non-dropping-particle":"","parse-names":false,"suffix":""},{"dropping-particle":"","family":"Xu","given":"Liang","non-dropping-particle":"","parse-names":false,"suffix":""},{"dropping-particle":"","family":"Waye","given":"Mary M Y","non-dropping-particle":"","parse-names":false,"suffix":""},{"dropping-particle":"","family":"Tsui","given":"Stephen K W","non-dropping-particle":"","parse-names":false,"suffix":""},{"dropping-particle":"","family":"Xue","given":"Hong","non-dropping-particle":"","parse-names":false,"suffix":""},{"dropping-particle":"","family":"Wong","given":"J Tze-Fei","non-dropping-particle":"","parse-names":false,"suffix":""},{"dropping-particle":"","family":"Galver","given":"Luana M","non-dropping-particle":"","parse-names":false,"suffix":""},{"dropping-particle":"","family":"Fan","given":"Jian-Bing","non-dropping-particle":"","parse-names":false,"suffix":""},{"dropping-particle":"","family":"Gunderson","given":"Kevin","non-dropping-particle":"","parse-names":false,"suffix":""},{"dropping-particle":"","family":"Murray","given":"Sarah S","non-dropping-particle":"","parse-names":false,"suffix":""},{"dropping-particle":"","family":"Oliphant","given":"Arnold R","non-dropping-particle":"","parse-names":false,"suffix":""},{"dropping-particle":"","family":"Chee","given":"Mark S","non-dropping-particle":"","parse-names":false,"suffix":""},{"dropping-particle":"","family":"Montpetit","given":"Alexandre","non-dropping-particle":"","parse-names":false,"suffix":""},{"dropping-particle":"","family":"Chagnon","given":"Fanny","non-dropping-particle":"","parse-names":false,"suffix":""},{"dropping-particle":"","family":"Ferretti","given":"Vincent","non-dropping-particle":"","parse-names":false,"suffix":""},{"dropping-particle":"","family":"Leboeuf","given":"Martin","non-dropping-particle":"","parse-names":false,"suffix":""},{"dropping-particle":"","family":"Olivier","given":"Jean-François","non-dropping-particle":"","parse-names":false,"suffix":""},{"dropping-particle":"","family":"Phillips","given":"Michael S","non-dropping-particle":"","parse-names":false,"suffix":""},{"dropping-particle":"","family":"Roumy","given":"Stéphanie","non-dropping-particle":"","parse-names":false,"suffix":""},{"dropping-particle":"","family":"Sallée","given":"Clémentine","non-dropping-particle":"","parse-names":false,"suffix":""},{"dropping-particle":"","family":"Verner","given":"Andrei","non-dropping-particle":"","parse-names":false,"suffix":""},{"dropping-particle":"","family":"Hudson","given":"Thomas J","non-dropping-particle":"","parse-names":false,"suffix":""},{"dropping-particle":"","family":"Kwok","given":"Pui-Yan","non-dropping-particle":"","parse-names":false,"suffix":""},{"dropping-particle":"","family":"Cai","given":"Dongmei","non-dropping-particle":"","parse-names":false,"suffix":""},{"dropping-particle":"","family":"Koboldt","given":"Daniel C","non-dropping-particle":"","parse-names":false,"suffix":""},{"dropping-particle":"","family":"Miller","given":"Raymond D","non-dropping-particle":"","parse-names":false,"suffix":""},{"dropping-particle":"","family":"Pawlikowska","given":"Ludmila","non-dropping-particle":"","parse-names":false,"suffix":""},{"dropping-particle":"","family":"Taillon-Miller","given":"Patricia","non-dropping-particle":"","parse-names":false,"suffix":""},{"dropping-particle":"","family":"Xiao","given":"Ming","non-dropping-particle":"","parse-names":false,"suffix":""},{"dropping-particle":"","family":"Tsui","given":"Lap-Chee","non-dropping-particle":"","parse-names":false,"suffix":""},{"dropping-particle":"","family":"Mak","given":"William","non-dropping-particle":"","parse-names":false,"suffix":""},{"dropping-particle":"","family":"Song","given":"You Qiang","non-dropping-particle":"","parse-names":false,"suffix":""},{"dropping-particle":"","family":"Tam","given":"Paul K H","non-dropping-particle":"","parse-names":false,"suffix":""},{"dropping-particle":"","family":"Nakamura","given":"Yusuke","non-dropping-particle":"","parse-names":false,"suffix":""},{"dropping-particle":"","family":"Kawaguchi","given":"Takahisa","non-dropping-particle":"","parse-names":false,"suffix":""},{"dropping-particle":"","family":"Kitamoto","given":"Takuya","non-dropping-particle":"","parse-names":false,"suffix":""},{"dropping-particle":"","family":"Morizono","given":"Takashi","non-dropping-particle":"","parse-names":false,"suffix":""},{"dropping-particle":"","family":"Nagashima","given":"Atsushi","non-dropping-particle":"","parse-names":false,"suffix":""},{"dropping-particle":"","family":"Ohnishi","given":"Yozo","non-dropping-particle":"","parse-names":false,"suffix":""},{"dropping-particle":"","family":"Sekine","given":"Akihiro","non-dropping-particle":"","parse-names":false,"suffix":""},{"dropping-particle":"","family":"Tanaka","given":"Toshihiro","non-dropping-particle":"","parse-names":false,"suffix":""},{"dropping-particle":"","family":"Tsunoda","given":"Tatsuhiko","non-dropping-particle":"","parse-names":false,"suffix":""},{"dropping-particle":"","family":"Deloukas","given":"Panos","non-dropping-particle":"","parse-names":false,"suffix":""},{"dropping-particle":"","family":"Bird","given":"Christine P","non-dropping-particle":"","parse-names":false,"suffix":""},{"dropping-particle":"","family":"Delgado","given":"Marcos","non-dropping-particle":"","parse-names":false,"suffix":""},{"dropping-particle":"","family":"Dermitzakis","given":"Emmanouil T","non-dropping-particle":"","parse-names":false,"suffix":""},{"dropping-particle":"","family":"Gwilliam","given":"Rhian","non-dropping-particle":"","parse-names":false,"suffix":""},{"dropping-particle":"","family":"Hunt","given":"Sarah","non-dropping-particle":"","parse-names":false,"suffix":""},{"dropping-particle":"","family":"Morrison","given":"Jonathan","non-dropping-particle":"","parse-names":false,"suffix":""},{"dropping-particle":"","family":"Powell","given":"Don","non-dropping-particle":"","parse-names":false,"suffix":""},{"dropping-particle":"","family":"Stranger","given":"Barbara E","non-dropping-particle":"","parse-names":false,"suffix":""},{"dropping-particle":"","family":"Whittaker","given":"Pamela","non-dropping-particle":"","parse-names":false,"suffix":""},{"dropping-particle":"","family":"Bentley","given":"David R","non-dropping-particle":"","parse-names":false,"suffix":""},{"dropping-particle":"","family":"Daly","given":"Mark J","non-dropping-particle":"","parse-names":false,"suffix":""},{"dropping-particle":"","family":"Bakker","given":"Paul I W","non-dropping-particle":"de","parse-names":false,"suffix":""},{"dropping-particle":"","family":"Barrett","given":"Jeff","non-dropping-particle":"","parse-names":false,"suffix":""},{"dropping-particle":"","family":"Chretien","given":"Yves R","non-dropping-particle":"","parse-names":false,"suffix":""},{"dropping-particle":"","family":"Maller","given":"Julian","non-dropping-particle":"","parse-names":false,"suffix":""},{"dropping-particle":"","family":"McCarroll","given":"Steve","non-dropping-particle":"","parse-names":false,"suffix":""},{"dropping-particle":"","family":"Patterson","given":"Nick","non-dropping-particle":"","parse-names":false,"suffix":""},{"dropping-particle":"","family":"Pe'er","given":"Itsik","non-dropping-particle":"","parse-names":false,"suffix":""},{"dropping-particle":"","family":"Price","given":"Alkes","non-dropping-particle":"","parse-names":false,"suffix":""},{"dropping-particle":"","family":"Purcell","given":"Shaun","non-dropping-particle":"","parse-names":false,"suffix":""},{"dropping-particle":"","family":"Richter","given":"Daniel J","non-dropping-particle":"","parse-names":false,"suffix":""},{"dropping-particle":"","family":"Sabeti","given":"Pardis","non-dropping-particle":"","parse-names":false,"suffix":""},{"dropping-particle":"","family":"Saxena","given":"Richa","non-dropping-particle":"","parse-names":false,"suffix":""},{"dropping-particle":"","family":"Schaffner","given":"Stephen F","non-dropping-particle":"","parse-names":false,"suffix":""},{"dropping-particle":"","family":"Sham","given":"Pak C","non-dropping-particle":"","parse-names":false,"suffix":""},{"dropping-particle":"","family":"Varilly","given":"Patrick","non-dropping-particle":"","parse-names":false,"suffix":""},{"dropping-particle":"","family":"Stein","given":"Lincoln D","non-dropping-particle":"","parse-names":false,"suffix":""},{"dropping-particle":"","family":"Krishnan","given":"Lalitha","non-dropping-particle":"","parse-names":false,"suffix":""},{"dropping-particle":"","family":"Smith","given":"Albert Vernon","non-dropping-particle":"","parse-names":false,"suffix":""},{"dropping-particle":"","family":"Tello-Ruiz","given":"Marcela K","non-dropping-particle":"","parse-names":false,"suffix":""},{"dropping-particle":"","family":"Thorisson","given":"Gudmundur a","non-dropping-particle":"","parse-names":false,"suffix":""},{"dropping-particle":"","family":"Chakravarti","given":"Aravinda","non-dropping-particle":"","parse-names":false,"suffix":""},{"dropping-particle":"","family":"Chen","given":"Peter E","non-dropping-particle":"","parse-names":false,"suffix":""},{"dropping-particle":"","family":"Cutler","given":"David J","non-dropping-particle":"","parse-names":false,"suffix":""},{"dropping-particle":"","family":"Kashuk","given":"Carl S","non-dropping-particle":"","parse-names":false,"suffix":""},{"dropping-particle":"","family":"Lin","given":"Shin","non-dropping-particle":"","parse-names":false,"suffix":""},{"dropping-particle":"","family":"Abecasis","given":"Gonçalo R","non-dropping-particle":"","parse-names":false,"suffix":""},{"dropping-particle":"","family":"Guan","given":"Weihua","non-dropping-particle":"","parse-names":false,"suffix":""},{"dropping-particle":"","family":"Li","given":"Yun","non-dropping-particle":"","parse-names":false,"suffix":""},{"dropping-particle":"","family":"Munro","given":"Heather M","non-dropping-particle":"","parse-names":false,"suffix":""},{"dropping-particle":"","family":"Qin","given":"Zhaohui Steve","non-dropping-particle":"","parse-names":false,"suffix":""},{"dropping-particle":"","family":"Thomas","given":"Daryl J","non-dropping-particle":"","parse-names":false,"suffix":""},{"dropping-particle":"","family":"McVean","given":"Gilean","non-dropping-particle":"","parse-names":false,"suffix":""},{"dropping-particle":"","family":"Auton","given":"Adam","non-dropping-particle":"","parse-names":false,"suffix":""},{"dropping-particle":"","family":"Bottolo","given":"Leonardo","non-dropping-particle":"","parse-names":false,"suffix":""},{"dropping-particle":"","family":"Cardin","given":"Niall","non-dropping-particle":"","parse-names":false,"suffix":""},{"dropping-particle":"","family":"Eyheramendy","given":"Susana","non-dropping-particle":"","parse-names":false,"suffix":""},{"dropping-particle":"","family":"Freeman","given":"Colin","non-dropping-particle":"","parse-names":false,"suffix":""},{"dropping-particle":"","family":"Marchini","given":"Jonathan","non-dropping-particle":"","parse-names":false,"suffix":""},{"dropping-particle":"","family":"Myers","given":"Simon","non-dropping-particle":"","parse-names":false,"suffix":""},{"dropping-particle":"","family":"Spencer","given":"Chris","non-dropping-particle":"","parse-names":false,"suffix":""},{"dropping-particle":"","family":"Stephens","given":"Matthew","non-dropping-particle":"","parse-names":false,"suffix":""},{"dropping-particle":"","family":"Donnelly","given":"Peter","non-dropping-particle":"","parse-names":false,"suffix":""},{"dropping-particle":"","family":"Cardon","given":"Lon R","non-dropping-particle":"","parse-names":false,"suffix":""},{"dropping-particle":"","family":"Clarke","given":"Geraldine","non-dropping-particle":"","parse-names":false,"suffix":""},{"dropping-particle":"","family":"Evans","given":"David M","non-dropping-particle":"","parse-names":false,"suffix":""},{"dropping-particle":"","family":"Morris","given":"Andrew P","non-dropping-particle":"","parse-names":false,"suffix":""},{"dropping-particle":"","family":"Weir","given":"Bruce S","non-dropping-particle":"","parse-names":false,"suffix":""},{"dropping-particle":"","family":"Mullikin","given":"James C","non-dropping-particle":"","parse-names":false,"suffix":""},{"dropping-particle":"","family":"Sherry","given":"Stephen T","non-dropping-particle":"","parse-names":false,"suffix":""},{"dropping-particle":"","family":"Feolo","given":"Michael","non-dropping-particle":"","parse-names":false,"suffix":""},{"dropping-particle":"","family":"Skol","given":"Andrew","non-dropping-particle":"","parse-names":false,"suffix":""},{"dropping-particle":"","family":"Zhang","given":"Houcan","non-dropping-particle":"","parse-names":false,"suffix":""},{"dropping-particle":"","family":"Matsuda","given":"Ichiro","non-dropping-particle":"","parse-names":false,"suffix":""},{"dropping-particle":"","family":"Fukushima","given":"Yoshimitsu","non-dropping-particle":"","parse-names":false,"suffix":""},{"dropping-particle":"","family":"Macer","given":"Darryl R","non-dropping-particle":"","parse-names":false,"suffix":""},{"dropping-particle":"","family":"Suda","given":"Eiko","non-dropping-particle":"","parse-names":false,"suffix":""},{"dropping-particle":"","family":"Rotimi","given":"Charles N","non-dropping-particle":"","parse-names":false,"suffix":""},{"dropping-particle":"","family":"Adebamowo","given":"Clement a","non-dropping-particle":"","parse-names":false,"suffix":""},{"dropping-particle":"","family":"Ajayi","given":"Ike","non-dropping-particle":"","parse-names":false,"suffix":""},{"dropping-particle":"","family":"Aniagwu","given":"Toyin","non-dropping-particle":"","parse-names":false,"suffix":""},{"dropping-particle":"","family":"Marshall","given":"Patricia a","non-dropping-particle":"","parse-names":false,"suffix":""},{"dropping-particle":"","family":"Nkwodimmah","given":"Chibuzor","non-dropping-particle":"","parse-names":false,"suffix":""},{"dropping-particle":"","family":"Royal","given":"Charmaine D M","non-dropping-particle":"","parse-names":false,"suffix":""},{"dropping-particle":"","family":"Leppert","given":"Mark F","non-dropping-particle":"","parse-names":false,"suffix":""},{"dropping-particle":"","family":"Dixon","given":"Missy","non-dropping-particle":"","parse-names":false,"suffix":""},{"dropping-particle":"","family":"Peiffer","given":"Andy","non-dropping-particle":"","parse-names":false,"suffix":""},{"dropping-particle":"","family":"Qiu","given":"Renzong","non-dropping-particle":"","parse-names":false,"suffix":""},{"dropping-particle":"","family":"Kent","given":"Alastair","non-dropping-particle":"","parse-names":false,"suffix":""},{"dropping-particle":"","family":"Kato","given":"Kazuto","non-dropping-particle":"","parse-names":false,"suffix":""},{"dropping-particle":"","family":"Niikawa","given":"Norio","non-dropping-particle":"","parse-names":false,"suffix":""},{"dropping-particle":"","family":"Adewole","given":"Isaac F","non-dropping-particle":"","parse-names":false,"suffix":""},{"dropping-particle":"","family":"Knoppers","given":"Bartha M","non-dropping-particle":"","parse-names":false,"suffix":""},{"dropping-particle":"","family":"Foster","given":"Morris W","non-dropping-particle":"","parse-names":false,"suffix":""},{"dropping-particle":"","family":"Clayton","given":"Ellen Wright","non-dropping-particle":"","parse-names":false,"suffix":""},{"dropping-particle":"","family":"Watkin","given":"Jessica","non-dropping-particle":"","parse-names":false,"suffix":""},{"dropping-particle":"","family":"Muzny","given":"Donna","non-dropping-particle":"","parse-names":false,"suffix":""},{"dropping-particle":"","family":"Nazareth","given":"Lynne","non-dropping-particle":"","parse-names":false,"suffix":""},{"dropping-particle":"","family":"Sodergren","given":"Erica","non-dropping-particle":"","parse-names":false,"suffix":""},{"dropping-particle":"","family":"Weinstock","given":"George M","non-dropping-particle":"","parse-names":false,"suffix":""},{"dropping-particle":"","family":"Yakub","given":"Imtaz","non-dropping-particle":"","parse-names":false,"suffix":""},{"dropping-particle":"","family":"Birren","given":"Bruce W","non-dropping-particle":"","parse-names":false,"suffix":""},{"dropping-particle":"","family":"Wilson","given":"Richard K","non-dropping-particle":"","parse-names":false,"suffix":""},{"dropping-particle":"","family":"Fulton","given":"Lucinda L","non-dropping-particle":"","parse-names":false,"suffix":""},{"dropping-particle":"","family":"Rogers","given":"Jane","non-dropping-particle":"","parse-names":false,"suffix":""},{"dropping-particle":"","family":"Burton","given":"John","non-dropping-particle":"","parse-names":false,"suffix":""},{"dropping-particle":"","family":"Carter","given":"Nigel P","non-dropping-particle":"","parse-names":false,"suffix":""},{"dropping-particle":"","family":"Clee","given":"Christopher M","non-dropping-particle":"","parse-names":false,"suffix":""},{"dropping-particle":"","family":"Griffiths","given":"Mark","non-dropping-particle":"","parse-names":false,"suffix":""},{"dropping-particle":"","family":"Jones","given":"Matthew C","non-dropping-particle":"","parse-names":false,"suffix":""},{"dropping-particle":"","family":"McLay","given":"Kirsten","non-dropping-particle":"","parse-names":false,"suffix":""},{"dropping-particle":"","family":"Plumb","given":"Robert W","non-dropping-particle":"","parse-names":false,"suffix":""},{"dropping-particle":"","family":"Ross","given":"Mark T","non-dropping-particle":"","parse-names":false,"suffix":""},{"dropping-particle":"","family":"Sims","given":"Sarah K","non-dropping-particle":"","parse-names":false,"suffix":""},{"dropping-particle":"","family":"Willey","given":"David L","non-dropping-particle":"","parse-names":false,"suffix":""},{"dropping-particle":"","family":"Chen","given":"Zhu","non-dropping-particle":"","parse-names":false,"suffix":""},{"dropping-particle":"","family":"Han","given":"Hua","non-dropping-particle":"","parse-names":false,"suffix":""},{"dropping-particle":"","family":"Kang","given":"Le","non-dropping-particle":"","parse-names":false,"suffix":""},{"dropping-particle":"","family":"Godbout","given":"Martin","non-dropping-particle":"","parse-names":false,"suffix":""},{"dropping-particle":"","family":"Wallenburg","given":"John C","non-dropping-particle":"","parse-names":false,"suffix":""},{"dropping-particle":"","family":"L'Archevêque","given":"Paul","non-dropping-particle":"","parse-names":false,"suffix":""},{"dropping-particle":"","family":"Bellemare","given":"Guy","non-dropping-particle":"","parse-names":false,"suffix":""},{"dropping-particle":"","family":"Saeki","given":"Koji","non-dropping-particle":"","parse-names":false,"suffix":""},{"dropping-particle":"","family":"Wang","given":"Hongguang","non-dropping-particle":"","parse-names":false,"suffix":""},{"dropping-particle":"","family":"An","given":"Daochang","non-dropping-particle":"","parse-names":false,"suffix":""},{"dropping-particle":"","family":"Fu","given":"Hongbo","non-dropping-particle":"","parse-names":false,"suffix":""},{"dropping-particle":"","family":"Li","given":"Qing","non-dropping-particle":"","parse-names":false,"suffix":""},{"dropping-particle":"","family":"Wang","given":"Zhen","non-dropping-particle":"","parse-names":false,"suffix":""},{"dropping-particle":"","family":"Wang","given":"Renwu","non-dropping-particle":"","parse-names":false,"suffix":""},{"dropping-particle":"","family":"Holden","given":"Arthur L","non-dropping-particle":"","parse-names":false,"suffix":""},{"dropping-particle":"","family":"Brooks","given":"Lisa D","non-dropping-particle":"","parse-names":false,"suffix":""},{"dropping-particle":"","family":"McEwen","given":"Jean E","non-dropping-particle":"","parse-names":false,"suffix":""},{"dropping-particle":"","family":"Guyer","given":"Mark S","non-dropping-particle":"","parse-names":false,"suffix":""},{"dropping-particle":"","family":"Wang","given":"Vivian Ota","non-dropping-particle":"","parse-names":false,"suffix":""},{"dropping-particle":"","family":"Peterson","given":"Jane L","non-dropping-particle":"","parse-names":false,"suffix":""},{"dropping-particle":"","family":"Shi","given":"Michael","non-dropping-particle":"","parse-names":false,"suffix":""},{"dropping-particle":"","family":"Spiegel","given":"Jack","non-dropping-particle":"","parse-names":false,"suffix":""},{"dropping-particle":"","family":"Sung","given":"Lawrence M","non-dropping-particle":"","parse-names":false,"suffix":""},{"dropping-particle":"","family":"Zacharia","given":"Lynn F","non-dropping-particle":"","parse-names":false,"suffix":""},{"dropping-particle":"","family":"Collins","given":"Francis S","non-dropping-particle":"","parse-names":false,"suffix":""},{"dropping-particle":"","family":"Kennedy","given":"Karen","non-dropping-particle":"","parse-names":false,"suffix":""},{"dropping-particle":"","family":"Jamieson","given":"Ruth","non-dropping-particle":"","parse-names":false,"suffix":""},{"dropping-particle":"","family":"Stewart","given":"John","non-dropping-particle":"","parse-names":false,"suffix":""}],"container-title":"Nature","id":"ITEM-1","issue":"7164","issued":{"date-parts":[["2007","10","18"]]},"page":"851-61","title":"A second generation human haplotype map of over 3.1 million SNPs.","type":"article-journal","volume":"449"},"uris":["http://www.mendeley.com/documents/?uuid=1a02054e-2371-4355-bd4f-60b829a792a9"]}],"mendeley":{"formattedCitation":"&lt;sup&gt;23&lt;/sup&gt;","plainTextFormattedCitation":"23","previouslyFormattedCitation":"&lt;sup&gt;23&lt;/sup&gt;"},"properties":{"noteIndex":0},"schema":"https://github.com/citation-style-language/schema/raw/master/csl-citation.json"}</w:instrText>
      </w:r>
      <w:r w:rsidR="002B59C8">
        <w:fldChar w:fldCharType="separate"/>
      </w:r>
      <w:r w:rsidR="002B59C8" w:rsidRPr="002B59C8">
        <w:rPr>
          <w:noProof/>
          <w:vertAlign w:val="superscript"/>
        </w:rPr>
        <w:t>23</w:t>
      </w:r>
      <w:ins w:id="503" w:author="Gibran Hemani" w:date="2020-01-14T21:27:00Z">
        <w:r w:rsidR="002B59C8">
          <w:fldChar w:fldCharType="end"/>
        </w:r>
      </w:ins>
      <w:ins w:id="504" w:author="Jian Yang" w:date="2020-01-09T16:20:00Z">
        <w:del w:id="505" w:author="Gibran Hemani" w:date="2020-01-14T21:27:00Z">
          <w:r w:rsidR="00B37331" w:rsidDel="002B59C8">
            <w:delText xml:space="preserve"> (ref)</w:delText>
          </w:r>
        </w:del>
        <w:r w:rsidR="00B37331">
          <w:t xml:space="preserve">; </w:t>
        </w:r>
      </w:ins>
      <w:ins w:id="506" w:author="Jian Yang" w:date="2020-01-09T16:21:00Z">
        <w:r w:rsidR="00336F62">
          <w:t>3)</w:t>
        </w:r>
      </w:ins>
      <w:ins w:id="507" w:author="Jian Yang" w:date="2020-01-09T16:23:00Z">
        <w:r w:rsidR="00336F62">
          <w:t xml:space="preserve"> data from imputing the array data to </w:t>
        </w:r>
      </w:ins>
      <w:ins w:id="508" w:author="Jian Yang" w:date="2020-01-09T16:19:00Z">
        <w:r w:rsidR="00B37331">
          <w:t>the 1000 Genomes Project</w:t>
        </w:r>
      </w:ins>
      <w:ins w:id="509" w:author="Jian Yang" w:date="2020-01-09T16:23:00Z">
        <w:r w:rsidR="00336F62">
          <w:t xml:space="preserve"> </w:t>
        </w:r>
      </w:ins>
      <w:ins w:id="510" w:author="Jian Yang" w:date="2020-01-09T16:24:00Z">
        <w:r w:rsidR="00336F62">
          <w:t>references</w:t>
        </w:r>
      </w:ins>
      <w:ins w:id="511" w:author="Gibran Hemani" w:date="2020-01-14T21:28:00Z">
        <w:r w:rsidR="002B59C8">
          <w:fldChar w:fldCharType="begin" w:fldLock="1"/>
        </w:r>
      </w:ins>
      <w:r w:rsidR="002B59C8">
        <w:instrText>ADDIN CSL_CITATION {"citationItems":[{"id":"ITEM-1","itemData":{"DOI":"10.1038/nature15393","ISSN":"14764687","PMID":"26432245","abstract":"The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studies.","author":[{"dropping-particle":"","family":"The 1000 Genomes Project Consortium","given":"","non-dropping-particle":"","parse-names":false,"suffix":""},{"dropping-particle":"","family":"Auton","given":"Adam","non-dropping-particle":"","parse-names":false,"suffix":""},{"dropping-particle":"","family":"Abecasis","given":"Gonçalo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A.","non-dropping-particle":"","parse-names":false,"suffix":""}],"container-title":"Nature","id":"ITEM-1","issue":"7571","issued":{"date-parts":[["2015","9","30"]]},"page":"68-74","publisher":"Nature Publishing Group","title":"A global reference for human genetic variation","type":"article","volume":"526"},"uris":["http://www.mendeley.com/documents/?uuid=3b45e992-a241-3af9-b97e-7ab1352b0c43"]}],"mendeley":{"formattedCitation":"&lt;sup&gt;17&lt;/sup&gt;","plainTextFormattedCitation":"17"},"properties":{"noteIndex":0},"schema":"https://github.com/citation-style-language/schema/raw/master/csl-citation.json"}</w:instrText>
      </w:r>
      <w:r w:rsidR="002B59C8">
        <w:fldChar w:fldCharType="separate"/>
      </w:r>
      <w:r w:rsidR="002B59C8" w:rsidRPr="002B59C8">
        <w:rPr>
          <w:noProof/>
          <w:vertAlign w:val="superscript"/>
        </w:rPr>
        <w:t>17</w:t>
      </w:r>
      <w:ins w:id="512" w:author="Gibran Hemani" w:date="2020-01-14T21:28:00Z">
        <w:r w:rsidR="002B59C8">
          <w:fldChar w:fldCharType="end"/>
        </w:r>
      </w:ins>
      <w:ins w:id="513" w:author="Jian Yang" w:date="2020-01-09T16:19:00Z">
        <w:del w:id="514" w:author="Gibran Hemani" w:date="2020-01-14T21:26:00Z">
          <w:r w:rsidR="00B37331" w:rsidDel="000E64D4">
            <w:delText xml:space="preserve"> (ref)</w:delText>
          </w:r>
        </w:del>
        <w:r w:rsidR="00B37331">
          <w:t xml:space="preserve">; </w:t>
        </w:r>
      </w:ins>
      <w:ins w:id="515" w:author="Jian Yang" w:date="2020-01-09T16:24:00Z">
        <w:r w:rsidR="00336F62">
          <w:t xml:space="preserve">4) the </w:t>
        </w:r>
      </w:ins>
      <w:ins w:id="516" w:author="Jian Yang" w:date="2020-01-09T16:29:00Z">
        <w:r w:rsidR="00336F62">
          <w:t>entire</w:t>
        </w:r>
      </w:ins>
      <w:ins w:id="517" w:author="Jian Yang" w:date="2020-01-09T16:24:00Z">
        <w:r w:rsidR="00336F62">
          <w:t xml:space="preserve"> WGS data. </w:t>
        </w:r>
      </w:ins>
      <w:ins w:id="518" w:author="Jian Yang" w:date="2020-01-09T16:26:00Z">
        <w:r w:rsidR="00336F62">
          <w:t xml:space="preserve">In each data set, we first </w:t>
        </w:r>
      </w:ins>
      <w:ins w:id="519" w:author="Jian Yang" w:date="2020-01-09T16:30:00Z">
        <w:r w:rsidR="00336F62">
          <w:t>searched for</w:t>
        </w:r>
      </w:ins>
      <w:ins w:id="520" w:author="Jian Yang" w:date="2020-01-09T16:26:00Z">
        <w:r w:rsidR="00336F62">
          <w:t xml:space="preserve"> the top associated variant based on a</w:t>
        </w:r>
      </w:ins>
      <w:ins w:id="521" w:author="Jian Yang" w:date="2020-01-09T16:27:00Z">
        <w:r w:rsidR="00336F62">
          <w:t xml:space="preserve">n additive model and then tested the interaction </w:t>
        </w:r>
      </w:ins>
      <w:ins w:id="522" w:author="Jian Yang" w:date="2020-01-09T16:30:00Z">
        <w:r w:rsidR="00336F62">
          <w:t>effect</w:t>
        </w:r>
      </w:ins>
      <w:ins w:id="523" w:author="Jian Yang" w:date="2020-01-09T16:27:00Z">
        <w:r w:rsidR="00336F62">
          <w:t xml:space="preserve"> between the top associated</w:t>
        </w:r>
      </w:ins>
      <w:ins w:id="524" w:author="Jian Yang" w:date="2020-01-09T16:31:00Z">
        <w:r w:rsidR="00231F77">
          <w:t xml:space="preserve"> additive-effect</w:t>
        </w:r>
      </w:ins>
      <w:ins w:id="525" w:author="Jian Yang" w:date="2020-01-09T16:27:00Z">
        <w:r w:rsidR="00336F62">
          <w:t xml:space="preserve"> variant and all variants on </w:t>
        </w:r>
        <w:del w:id="526" w:author="Gibran Hemani" w:date="2020-01-14T21:29:00Z">
          <w:r w:rsidR="00336F62" w:rsidDel="002B59C8">
            <w:delText>the other chromosomes</w:delText>
          </w:r>
        </w:del>
      </w:ins>
      <w:ins w:id="527" w:author="Gibran Hemani" w:date="2020-01-14T21:29:00Z">
        <w:r w:rsidR="002B59C8">
          <w:t>chromosome 22</w:t>
        </w:r>
      </w:ins>
      <w:ins w:id="528" w:author="Jian Yang" w:date="2020-01-09T16:27:00Z">
        <w:r w:rsidR="00336F62">
          <w:t>.</w:t>
        </w:r>
      </w:ins>
    </w:p>
    <w:p w14:paraId="342B52C1" w14:textId="77777777" w:rsidR="00C5195D" w:rsidRDefault="00EE1D21">
      <w:pPr>
        <w:pStyle w:val="Heading3"/>
      </w:pPr>
      <w:bookmarkStart w:id="529" w:name="X7bc36fd54b8ba1f7c86668e6d4323f8c4ec43f4"/>
      <w:r>
        <w:t>Additive effect heterogeneity simulations</w:t>
      </w:r>
      <w:bookmarkEnd w:id="529"/>
    </w:p>
    <w:p w14:paraId="7D1289E1" w14:textId="01FEFABE" w:rsidR="00C5195D" w:rsidRDefault="00806BFC">
      <w:pPr>
        <w:pStyle w:val="FirstParagraph"/>
      </w:pPr>
      <w:r>
        <w:t>Typically,</w:t>
      </w:r>
      <w:r w:rsidR="00EE1D21">
        <w:t xml:space="preserve"> the causal effect parameter is treated as constant across all individuals. However, if there is heterogeneity in this parameter, such that linear models only estimate the average causal effect, then the error variance is a combination of variance not captured by the causal variant, and variance not captured due to misestimation of the per-individual effect size. The objective of this set of simulations is to demonstrate that even when there is knowledge of the causal variant and that causal variant is measured perfectly, test statistic inflation can arise due to assumption that the causal additive effect is constant across individuals. Let the causal effect be</w:t>
      </w:r>
    </w:p>
    <w:p w14:paraId="4B407FCA" w14:textId="2DE5F103" w:rsidR="00C5195D" w:rsidRDefault="00127B72">
      <w:pPr>
        <w:pStyle w:val="BodyText"/>
      </w:pPr>
      <m:oMathPara>
        <m:oMathParaPr>
          <m:jc m:val="center"/>
        </m:oMathParaPr>
        <m:oMath>
          <m:sSub>
            <m:sSubPr>
              <m:ctrlPr>
                <w:ins w:id="530" w:author="Gibran Hemani" w:date="2020-01-14T08:59:00Z">
                  <w:rPr>
                    <w:rFonts w:ascii="Cambria Math" w:hAnsi="Cambria Math"/>
                    <w:i/>
                  </w:rPr>
                </w:ins>
              </m:ctrlPr>
            </m:sSubPr>
            <m:e>
              <m:r>
                <w:rPr>
                  <w:rFonts w:ascii="Cambria Math" w:hAnsi="Cambria Math"/>
                </w:rPr>
                <m:t>b</m:t>
              </m:r>
            </m:e>
            <m:sub>
              <m:r>
                <w:rPr>
                  <w:rFonts w:ascii="Cambria Math" w:hAnsi="Cambria Math"/>
                </w:rPr>
                <m:t>i</m:t>
              </m:r>
            </m:sub>
          </m:sSub>
          <m:r>
            <w:rPr>
              <w:rFonts w:ascii="Cambria Math" w:hAnsi="Cambria Math"/>
            </w:rPr>
            <m:t>∼N(</m:t>
          </m:r>
          <m:bar>
            <m:barPr>
              <m:pos m:val="top"/>
              <m:ctrlPr>
                <w:ins w:id="531" w:author="Gibran Hemani" w:date="2020-01-14T08:59:00Z">
                  <w:rPr>
                    <w:rFonts w:ascii="Cambria Math" w:hAnsi="Cambria Math"/>
                  </w:rPr>
                </w:ins>
              </m:ctrlPr>
            </m:barPr>
            <m:e>
              <m:r>
                <w:rPr>
                  <w:rFonts w:ascii="Cambria Math" w:hAnsi="Cambria Math"/>
                </w:rPr>
                <m:t>b</m:t>
              </m:r>
            </m:e>
          </m:bar>
          <m:r>
            <w:rPr>
              <w:rFonts w:ascii="Cambria Math" w:hAnsi="Cambria Math"/>
            </w:rPr>
            <m:t>,</m:t>
          </m:r>
          <m:sSubSup>
            <m:sSubSupPr>
              <m:ctrlPr>
                <w:ins w:id="532" w:author="Gibran Hemani" w:date="2020-01-14T08:59:00Z">
                  <w:rPr>
                    <w:rFonts w:ascii="Cambria Math" w:hAnsi="Cambria Math"/>
                  </w:rPr>
                </w:ins>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oMath>
      </m:oMathPara>
    </w:p>
    <w:p w14:paraId="04733663" w14:textId="77777777" w:rsidR="00C5195D" w:rsidRDefault="00EE1D21">
      <w:pPr>
        <w:pStyle w:val="FirstParagraph"/>
      </w:pPr>
      <w:r>
        <w:t xml:space="preserve">and the phenotype for individual </w:t>
      </w:r>
      <m:oMath>
        <m:r>
          <w:rPr>
            <w:rFonts w:ascii="Cambria Math" w:hAnsi="Cambria Math"/>
          </w:rPr>
          <m:t>i</m:t>
        </m:r>
      </m:oMath>
    </w:p>
    <w:p w14:paraId="52FA2AD0" w14:textId="77777777" w:rsidR="00C5195D" w:rsidRDefault="00127B72">
      <w:pPr>
        <w:pStyle w:val="BodyText"/>
      </w:pPr>
      <m:oMathPara>
        <m:oMathParaPr>
          <m:jc m:val="center"/>
        </m:oMathParaPr>
        <m:oMath>
          <m:sSub>
            <m:sSubPr>
              <m:ctrlPr>
                <w:ins w:id="533" w:author="Gibran Hemani" w:date="2020-01-14T08:59:00Z">
                  <w:rPr>
                    <w:rFonts w:ascii="Cambria Math" w:hAnsi="Cambria Math"/>
                  </w:rPr>
                </w:ins>
              </m:ctrlPr>
            </m:sSubPr>
            <m:e>
              <m:r>
                <w:rPr>
                  <w:rFonts w:ascii="Cambria Math" w:hAnsi="Cambria Math"/>
                </w:rPr>
                <m:t>y</m:t>
              </m:r>
            </m:e>
            <m:sub>
              <m:r>
                <w:rPr>
                  <w:rFonts w:ascii="Cambria Math" w:hAnsi="Cambria Math"/>
                </w:rPr>
                <m:t>i</m:t>
              </m:r>
            </m:sub>
          </m:sSub>
          <m:r>
            <w:rPr>
              <w:rFonts w:ascii="Cambria Math" w:hAnsi="Cambria Math"/>
            </w:rPr>
            <m:t>=</m:t>
          </m:r>
          <m:sSub>
            <m:sSubPr>
              <m:ctrlPr>
                <w:ins w:id="534" w:author="Gibran Hemani" w:date="2020-01-14T08:59:00Z">
                  <w:rPr>
                    <w:rFonts w:ascii="Cambria Math" w:hAnsi="Cambria Math"/>
                  </w:rPr>
                </w:ins>
              </m:ctrlPr>
            </m:sSubPr>
            <m:e>
              <m:r>
                <w:rPr>
                  <w:rFonts w:ascii="Cambria Math" w:hAnsi="Cambria Math"/>
                </w:rPr>
                <m:t>b</m:t>
              </m:r>
            </m:e>
            <m:sub>
              <m:r>
                <w:rPr>
                  <w:rFonts w:ascii="Cambria Math" w:hAnsi="Cambria Math"/>
                </w:rPr>
                <m:t>i</m:t>
              </m:r>
            </m:sub>
          </m:sSub>
          <m:sSub>
            <m:sSubPr>
              <m:ctrlPr>
                <w:ins w:id="535" w:author="Gibran Hemani" w:date="2020-01-14T08:59:00Z">
                  <w:rPr>
                    <w:rFonts w:ascii="Cambria Math" w:hAnsi="Cambria Math"/>
                  </w:rPr>
                </w:ins>
              </m:ctrlPr>
            </m:sSubPr>
            <m:e>
              <m:r>
                <w:rPr>
                  <w:rFonts w:ascii="Cambria Math" w:hAnsi="Cambria Math"/>
                </w:rPr>
                <m:t>x</m:t>
              </m:r>
            </m:e>
            <m:sub>
              <m:r>
                <w:rPr>
                  <w:rFonts w:ascii="Cambria Math" w:hAnsi="Cambria Math"/>
                </w:rPr>
                <m:t>ci</m:t>
              </m:r>
            </m:sub>
          </m:sSub>
          <m:r>
            <w:rPr>
              <w:rFonts w:ascii="Cambria Math" w:hAnsi="Cambria Math"/>
            </w:rPr>
            <m:t>+</m:t>
          </m:r>
          <m:sSub>
            <m:sSubPr>
              <m:ctrlPr>
                <w:ins w:id="536" w:author="Gibran Hemani" w:date="2020-01-14T08:59:00Z">
                  <w:rPr>
                    <w:rFonts w:ascii="Cambria Math" w:hAnsi="Cambria Math"/>
                  </w:rPr>
                </w:ins>
              </m:ctrlPr>
            </m:sSubPr>
            <m:e>
              <m:r>
                <w:rPr>
                  <w:rFonts w:ascii="Cambria Math" w:hAnsi="Cambria Math"/>
                </w:rPr>
                <m:t>e</m:t>
              </m:r>
            </m:e>
            <m:sub>
              <m:r>
                <w:rPr>
                  <w:rFonts w:ascii="Cambria Math" w:hAnsi="Cambria Math"/>
                </w:rPr>
                <m:t>i</m:t>
              </m:r>
            </m:sub>
          </m:sSub>
        </m:oMath>
      </m:oMathPara>
    </w:p>
    <w:p w14:paraId="624945E7" w14:textId="773A8C65" w:rsidR="00C5195D" w:rsidRDefault="00EE1D21">
      <w:pPr>
        <w:pStyle w:val="FirstParagraph"/>
      </w:pPr>
      <w:r>
        <w:t xml:space="preserve">where </w:t>
      </w:r>
      <m:oMath>
        <m:sSub>
          <m:sSubPr>
            <m:ctrlPr>
              <w:ins w:id="537" w:author="Gibran Hemani" w:date="2020-01-14T08:59:00Z">
                <w:rPr>
                  <w:rFonts w:ascii="Cambria Math" w:hAnsi="Cambria Math"/>
                </w:rPr>
              </w:ins>
            </m:ctrlPr>
          </m:sSubPr>
          <m:e>
            <m:r>
              <w:rPr>
                <w:rFonts w:ascii="Cambria Math" w:hAnsi="Cambria Math"/>
              </w:rPr>
              <m:t>x</m:t>
            </m:r>
          </m:e>
          <m:sub>
            <m:r>
              <w:rPr>
                <w:rFonts w:ascii="Cambria Math" w:hAnsi="Cambria Math"/>
              </w:rPr>
              <m:t>ci</m:t>
            </m:r>
          </m:sub>
        </m:sSub>
        <m:r>
          <w:rPr>
            <w:rFonts w:ascii="Cambria Math" w:hAnsi="Cambria Math"/>
          </w:rPr>
          <m:t>∼Binom(1,0.1)</m:t>
        </m:r>
      </m:oMath>
      <w:r>
        <w:t xml:space="preserve"> and </w:t>
      </w:r>
      <m:oMath>
        <m:r>
          <w:rPr>
            <w:rFonts w:ascii="Cambria Math" w:hAnsi="Cambria Math"/>
          </w:rPr>
          <m:t>e∼N(0,</m:t>
        </m:r>
        <m:sSubSup>
          <m:sSubSupPr>
            <m:ctrlPr>
              <w:ins w:id="538" w:author="Gibran Hemani" w:date="2020-01-14T08:59:00Z">
                <w:rPr>
                  <w:rFonts w:ascii="Cambria Math" w:hAnsi="Cambria Math"/>
                </w:rPr>
              </w:ins>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sSubSup>
          <m:sSubSupPr>
            <m:ctrlPr>
              <w:ins w:id="539" w:author="Gibran Hemani" w:date="2020-01-14T08:59:00Z">
                <w:rPr>
                  <w:rFonts w:ascii="Cambria Math" w:hAnsi="Cambria Math"/>
                </w:rPr>
              </w:ins>
            </m:ctrlPr>
          </m:sSubSupPr>
          <m:e>
            <m:r>
              <w:rPr>
                <w:rFonts w:ascii="Cambria Math" w:hAnsi="Cambria Math"/>
              </w:rPr>
              <m:t>σ</m:t>
            </m:r>
          </m:e>
          <m:sub>
            <m:r>
              <w:rPr>
                <w:rFonts w:ascii="Cambria Math" w:hAnsi="Cambria Math"/>
              </w:rPr>
              <m:t>het</m:t>
            </m:r>
          </m:sub>
          <m:sup>
            <m:r>
              <w:rPr>
                <w:rFonts w:ascii="Cambria Math" w:hAnsi="Cambria Math"/>
              </w:rPr>
              <m:t>2</m:t>
            </m:r>
          </m:sup>
        </m:sSubSup>
        <m:r>
          <w:rPr>
            <w:rFonts w:ascii="Cambria Math" w:hAnsi="Cambria Math"/>
          </w:rPr>
          <m:t>)</m:t>
        </m:r>
      </m:oMath>
      <w:r>
        <w:t>. We constructed the error variance to add additional noise on top of that due to causal effect heterogeneity</w:t>
      </w:r>
      <w:ins w:id="540" w:author="Gibran Hemani" w:date="2020-01-14T22:36:00Z">
        <w:r w:rsidR="004E6CDE">
          <w:t xml:space="preserve"> induced by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oMath>
      </w:ins>
      <w:r>
        <w:t xml:space="preserve">, such that in a linear model </w:t>
      </w:r>
      <m:oMath>
        <m:bar>
          <m:barPr>
            <m:pos m:val="top"/>
            <m:ctrlPr>
              <w:ins w:id="541" w:author="Gibran Hemani" w:date="2020-01-14T08:59:00Z">
                <w:rPr>
                  <w:rFonts w:ascii="Cambria Math" w:hAnsi="Cambria Math"/>
                </w:rPr>
              </w:ins>
            </m:ctrlPr>
          </m:barPr>
          <m:e>
            <m:r>
              <w:rPr>
                <w:rFonts w:ascii="Cambria Math" w:hAnsi="Cambria Math"/>
              </w:rPr>
              <m:t>b</m:t>
            </m:r>
          </m:e>
        </m:bar>
        <m:sSub>
          <m:sSubPr>
            <m:ctrlPr>
              <w:ins w:id="542" w:author="Gibran Hemani" w:date="2020-01-14T08:59:00Z">
                <w:rPr>
                  <w:rFonts w:ascii="Cambria Math" w:hAnsi="Cambria Math"/>
                </w:rPr>
              </w:ins>
            </m:ctrlPr>
          </m:sSubPr>
          <m:e>
            <m:r>
              <w:rPr>
                <w:rFonts w:ascii="Cambria Math" w:hAnsi="Cambria Math"/>
              </w:rPr>
              <m:t>x</m:t>
            </m:r>
          </m:e>
          <m:sub>
            <m:r>
              <w:rPr>
                <w:rFonts w:ascii="Cambria Math" w:hAnsi="Cambria Math"/>
              </w:rPr>
              <m:t>ci</m:t>
            </m:r>
          </m:sub>
        </m:sSub>
      </m:oMath>
      <w:r>
        <w:t xml:space="preserve"> explained </w:t>
      </w:r>
      <m:oMath>
        <m:sSubSup>
          <m:sSubSupPr>
            <m:ctrlPr>
              <w:ins w:id="543" w:author="Gibran Hemani" w:date="2020-01-14T08:59: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oMath>
      <w:r>
        <w:t xml:space="preserve"> of the variance. Thus, the variance due to effect heterogeneity </w:t>
      </w:r>
      <m:oMath>
        <m:sSubSup>
          <m:sSubSupPr>
            <m:ctrlPr>
              <w:ins w:id="544" w:author="Gibran Hemani" w:date="2020-01-14T08:59:00Z">
                <w:rPr>
                  <w:rFonts w:ascii="Cambria Math" w:hAnsi="Cambria Math"/>
                </w:rPr>
              </w:ins>
            </m:ctrlPr>
          </m:sSubSupPr>
          <m:e>
            <m:r>
              <w:rPr>
                <w:rFonts w:ascii="Cambria Math" w:hAnsi="Cambria Math"/>
              </w:rPr>
              <m:t>σ</m:t>
            </m:r>
          </m:e>
          <m:sub>
            <m:r>
              <w:rPr>
                <w:rFonts w:ascii="Cambria Math" w:hAnsi="Cambria Math"/>
              </w:rPr>
              <m:t>het</m:t>
            </m:r>
          </m:sub>
          <m:sup>
            <m:r>
              <w:rPr>
                <w:rFonts w:ascii="Cambria Math" w:hAnsi="Cambria Math"/>
              </w:rPr>
              <m:t>2</m:t>
            </m:r>
          </m:sup>
        </m:sSubSup>
        <m:r>
          <w:rPr>
            <w:rFonts w:ascii="Cambria Math" w:hAnsi="Cambria Math"/>
          </w:rPr>
          <m:t>=var(</m:t>
        </m:r>
        <m:sSub>
          <m:sSubPr>
            <m:ctrlPr>
              <w:ins w:id="545" w:author="Gibran Hemani" w:date="2020-01-14T08:59:00Z">
                <w:rPr>
                  <w:rFonts w:ascii="Cambria Math" w:hAnsi="Cambria Math"/>
                </w:rPr>
              </w:ins>
            </m:ctrlPr>
          </m:sSubPr>
          <m:e>
            <m:r>
              <w:rPr>
                <w:rFonts w:ascii="Cambria Math" w:hAnsi="Cambria Math"/>
              </w:rPr>
              <m:t>b</m:t>
            </m:r>
          </m:e>
          <m:sub>
            <m:r>
              <w:rPr>
                <w:rFonts w:ascii="Cambria Math" w:hAnsi="Cambria Math"/>
              </w:rPr>
              <m:t>i</m:t>
            </m:r>
          </m:sub>
        </m:sSub>
        <m:sSub>
          <m:sSubPr>
            <m:ctrlPr>
              <w:ins w:id="546" w:author="Gibran Hemani" w:date="2020-01-14T08:59:00Z">
                <w:rPr>
                  <w:rFonts w:ascii="Cambria Math" w:hAnsi="Cambria Math"/>
                </w:rPr>
              </w:ins>
            </m:ctrlPr>
          </m:sSubPr>
          <m:e>
            <m:r>
              <w:rPr>
                <w:rFonts w:ascii="Cambria Math" w:hAnsi="Cambria Math"/>
              </w:rPr>
              <m:t>x</m:t>
            </m:r>
          </m:e>
          <m:sub>
            <m:r>
              <w:rPr>
                <w:rFonts w:ascii="Cambria Math" w:hAnsi="Cambria Math"/>
              </w:rPr>
              <m:t>ci</m:t>
            </m:r>
          </m:sub>
        </m:sSub>
        <m:r>
          <w:rPr>
            <w:rFonts w:ascii="Cambria Math" w:hAnsi="Cambria Math"/>
          </w:rPr>
          <m:t>)-var(</m:t>
        </m:r>
        <m:bar>
          <m:barPr>
            <m:pos m:val="top"/>
            <m:ctrlPr>
              <w:ins w:id="547" w:author="Gibran Hemani" w:date="2020-01-14T08:59:00Z">
                <w:rPr>
                  <w:rFonts w:ascii="Cambria Math" w:hAnsi="Cambria Math"/>
                </w:rPr>
              </w:ins>
            </m:ctrlPr>
          </m:barPr>
          <m:e>
            <m:r>
              <w:rPr>
                <w:rFonts w:ascii="Cambria Math" w:hAnsi="Cambria Math"/>
              </w:rPr>
              <m:t>b</m:t>
            </m:r>
          </m:e>
        </m:bar>
        <m:sSub>
          <m:sSubPr>
            <m:ctrlPr>
              <w:ins w:id="548" w:author="Gibran Hemani" w:date="2020-01-14T08:59:00Z">
                <w:rPr>
                  <w:rFonts w:ascii="Cambria Math" w:hAnsi="Cambria Math"/>
                </w:rPr>
              </w:ins>
            </m:ctrlPr>
          </m:sSubPr>
          <m:e>
            <m:r>
              <w:rPr>
                <w:rFonts w:ascii="Cambria Math" w:hAnsi="Cambria Math"/>
              </w:rPr>
              <m:t>x</m:t>
            </m:r>
          </m:e>
          <m:sub>
            <m:r>
              <w:rPr>
                <w:rFonts w:ascii="Cambria Math" w:hAnsi="Cambria Math"/>
              </w:rPr>
              <m:t>ci</m:t>
            </m:r>
          </m:sub>
        </m:sSub>
        <m:r>
          <w:rPr>
            <w:rFonts w:ascii="Cambria Math" w:hAnsi="Cambria Math"/>
          </w:rPr>
          <m:t>)</m:t>
        </m:r>
      </m:oMath>
      <w:r>
        <w:t>, and the variance of the residual error</w:t>
      </w:r>
    </w:p>
    <w:p w14:paraId="300B8EAD" w14:textId="58FDD19D" w:rsidR="00C5195D" w:rsidRDefault="00127B72">
      <w:pPr>
        <w:pStyle w:val="BodyText"/>
      </w:pPr>
      <m:oMathPara>
        <m:oMathParaPr>
          <m:jc m:val="center"/>
        </m:oMathParaPr>
        <m:oMath>
          <m:sSubSup>
            <m:sSubSupPr>
              <m:ctrlPr>
                <w:ins w:id="549" w:author="Gibran Hemani" w:date="2020-01-14T08:59:00Z">
                  <w:rPr>
                    <w:rFonts w:ascii="Cambria Math" w:hAnsi="Cambria Math"/>
                  </w:rPr>
                </w:ins>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f>
            <m:fPr>
              <m:ctrlPr>
                <w:ins w:id="550" w:author="Gibran Hemani" w:date="2020-01-14T08:59:00Z">
                  <w:rPr>
                    <w:rFonts w:ascii="Cambria Math" w:hAnsi="Cambria Math"/>
                  </w:rPr>
                </w:ins>
              </m:ctrlPr>
            </m:fPr>
            <m:num>
              <m:r>
                <w:rPr>
                  <w:rFonts w:ascii="Cambria Math" w:hAnsi="Cambria Math"/>
                </w:rPr>
                <m:t>var(</m:t>
              </m:r>
              <m:sSub>
                <m:sSubPr>
                  <m:ctrlPr>
                    <w:ins w:id="551" w:author="Gibran Hemani" w:date="2020-01-14T08:59:00Z">
                      <w:rPr>
                        <w:rFonts w:ascii="Cambria Math" w:hAnsi="Cambria Math"/>
                      </w:rPr>
                    </w:ins>
                  </m:ctrlPr>
                </m:sSubPr>
                <m:e>
                  <m:r>
                    <w:rPr>
                      <w:rFonts w:ascii="Cambria Math" w:hAnsi="Cambria Math"/>
                    </w:rPr>
                    <m:t>b</m:t>
                  </m:r>
                </m:e>
                <m:sub>
                  <m:r>
                    <w:rPr>
                      <w:rFonts w:ascii="Cambria Math" w:hAnsi="Cambria Math"/>
                    </w:rPr>
                    <m:t>i</m:t>
                  </m:r>
                </m:sub>
              </m:sSub>
              <m:sSub>
                <m:sSubPr>
                  <m:ctrlPr>
                    <w:ins w:id="552" w:author="Gibran Hemani" w:date="2020-01-14T08:59:00Z">
                      <w:rPr>
                        <w:rFonts w:ascii="Cambria Math" w:hAnsi="Cambria Math"/>
                      </w:rPr>
                    </w:ins>
                  </m:ctrlPr>
                </m:sSubPr>
                <m:e>
                  <m:r>
                    <w:rPr>
                      <w:rFonts w:ascii="Cambria Math" w:hAnsi="Cambria Math"/>
                    </w:rPr>
                    <m:t>x</m:t>
                  </m:r>
                </m:e>
                <m:sub>
                  <m:r>
                    <w:rPr>
                      <w:rFonts w:ascii="Cambria Math" w:hAnsi="Cambria Math"/>
                    </w:rPr>
                    <m:t>ci</m:t>
                  </m:r>
                </m:sub>
              </m:sSub>
              <m:r>
                <w:rPr>
                  <w:rFonts w:ascii="Cambria Math" w:hAnsi="Cambria Math"/>
                </w:rPr>
                <m:t>)-</m:t>
              </m:r>
              <m:sSubSup>
                <m:sSubSupPr>
                  <m:ctrlPr>
                    <w:ins w:id="553" w:author="Gibran Hemani" w:date="2020-01-14T08:59: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var(</m:t>
              </m:r>
              <m:bar>
                <m:barPr>
                  <m:pos m:val="top"/>
                  <m:ctrlPr>
                    <w:ins w:id="554" w:author="Gibran Hemani" w:date="2020-01-14T08:59:00Z">
                      <w:rPr>
                        <w:rFonts w:ascii="Cambria Math" w:hAnsi="Cambria Math"/>
                      </w:rPr>
                    </w:ins>
                  </m:ctrlPr>
                </m:barPr>
                <m:e>
                  <m:r>
                    <w:rPr>
                      <w:rFonts w:ascii="Cambria Math" w:hAnsi="Cambria Math"/>
                    </w:rPr>
                    <m:t>b</m:t>
                  </m:r>
                </m:e>
              </m:bar>
              <m:sSub>
                <m:sSubPr>
                  <m:ctrlPr>
                    <w:ins w:id="555" w:author="Gibran Hemani" w:date="2020-01-14T08:59:00Z">
                      <w:rPr>
                        <w:rFonts w:ascii="Cambria Math" w:hAnsi="Cambria Math"/>
                      </w:rPr>
                    </w:ins>
                  </m:ctrlPr>
                </m:sSubPr>
                <m:e>
                  <m:r>
                    <w:rPr>
                      <w:rFonts w:ascii="Cambria Math" w:hAnsi="Cambria Math"/>
                    </w:rPr>
                    <m:t>x</m:t>
                  </m:r>
                </m:e>
                <m:sub>
                  <m:r>
                    <w:rPr>
                      <w:rFonts w:ascii="Cambria Math" w:hAnsi="Cambria Math"/>
                    </w:rPr>
                    <m:t>ci</m:t>
                  </m:r>
                </m:sub>
              </m:sSub>
              <m:r>
                <w:rPr>
                  <w:rFonts w:ascii="Cambria Math" w:hAnsi="Cambria Math"/>
                </w:rPr>
                <m:t>))</m:t>
              </m:r>
            </m:num>
            <m:den>
              <m:sSubSup>
                <m:sSubSupPr>
                  <m:ctrlPr>
                    <w:ins w:id="556" w:author="Gibran Hemani" w:date="2020-01-14T08:59:00Z">
                      <w:rPr>
                        <w:rFonts w:ascii="Cambria Math" w:hAnsi="Cambria Math"/>
                      </w:rPr>
                    </w:ins>
                  </m:ctrlPr>
                </m:sSubSupPr>
                <m:e>
                  <m:r>
                    <w:rPr>
                      <w:rFonts w:ascii="Cambria Math" w:hAnsi="Cambria Math"/>
                    </w:rPr>
                    <m:t>r</m:t>
                  </m:r>
                </m:e>
                <m:sub>
                  <m:r>
                    <w:rPr>
                      <w:rFonts w:ascii="Cambria Math" w:hAnsi="Cambria Math"/>
                    </w:rPr>
                    <m:t>c</m:t>
                  </m:r>
                </m:sub>
                <m:sup>
                  <m:r>
                    <w:rPr>
                      <w:rFonts w:ascii="Cambria Math" w:hAnsi="Cambria Math"/>
                    </w:rPr>
                    <m:t>2</m:t>
                  </m:r>
                </m:sup>
              </m:sSubSup>
            </m:den>
          </m:f>
          <m:r>
            <w:ins w:id="557" w:author="Gibran Hemani" w:date="2020-01-14T22:56:00Z">
              <m:rPr>
                <m:sty m:val="p"/>
              </m:rPr>
              <w:rPr>
                <w:rFonts w:ascii="Cambria Math" w:hAnsi="Cambria Math"/>
              </w:rPr>
              <w:br/>
            </w:ins>
          </m:r>
        </m:oMath>
        <m:oMath>
          <m:sSubSup>
            <m:sSubSupPr>
              <m:ctrlPr>
                <w:ins w:id="558" w:author="Gibran Hemani" w:date="2020-01-14T22:56:00Z">
                  <w:rPr>
                    <w:rFonts w:ascii="Cambria Math" w:hAnsi="Cambria Math"/>
                  </w:rPr>
                </w:ins>
              </m:ctrlPr>
            </m:sSubSupPr>
            <m:e>
              <m:r>
                <w:ins w:id="559" w:author="Gibran Hemani" w:date="2020-01-14T22:56:00Z">
                  <w:rPr>
                    <w:rFonts w:ascii="Cambria Math" w:hAnsi="Cambria Math"/>
                  </w:rPr>
                  <m:t>σ</m:t>
                </w:ins>
              </m:r>
            </m:e>
            <m:sub>
              <m:r>
                <w:ins w:id="560" w:author="Gibran Hemani" w:date="2020-01-14T22:56:00Z">
                  <w:rPr>
                    <w:rFonts w:ascii="Cambria Math" w:hAnsi="Cambria Math"/>
                  </w:rPr>
                  <m:t>e</m:t>
                </w:ins>
              </m:r>
            </m:sub>
            <m:sup>
              <m:r>
                <w:ins w:id="561" w:author="Gibran Hemani" w:date="2020-01-14T22:56:00Z">
                  <w:rPr>
                    <w:rFonts w:ascii="Cambria Math" w:hAnsi="Cambria Math"/>
                  </w:rPr>
                  <m:t>2</m:t>
                </w:ins>
              </m:r>
            </m:sup>
          </m:sSubSup>
          <m:r>
            <w:ins w:id="562" w:author="Gibran Hemani" w:date="2020-01-14T22:56:00Z">
              <w:rPr>
                <w:rFonts w:ascii="Cambria Math" w:hAnsi="Cambria Math"/>
              </w:rPr>
              <m:t>=</m:t>
            </w:ins>
          </m:r>
          <m:f>
            <m:fPr>
              <m:ctrlPr>
                <w:ins w:id="563" w:author="Gibran Hemani" w:date="2020-01-14T22:56:00Z">
                  <w:rPr>
                    <w:rFonts w:ascii="Cambria Math" w:hAnsi="Cambria Math"/>
                  </w:rPr>
                </w:ins>
              </m:ctrlPr>
            </m:fPr>
            <m:num>
              <m:r>
                <w:ins w:id="564" w:author="Gibran Hemani" w:date="2020-01-14T22:56:00Z">
                  <w:rPr>
                    <w:rFonts w:ascii="Cambria Math" w:hAnsi="Cambria Math"/>
                  </w:rPr>
                  <m:t>var(</m:t>
                </w:ins>
              </m:r>
              <m:sSub>
                <m:sSubPr>
                  <m:ctrlPr>
                    <w:ins w:id="565" w:author="Gibran Hemani" w:date="2020-01-14T22:56:00Z">
                      <w:rPr>
                        <w:rFonts w:ascii="Cambria Math" w:hAnsi="Cambria Math"/>
                      </w:rPr>
                    </w:ins>
                  </m:ctrlPr>
                </m:sSubPr>
                <m:e>
                  <m:r>
                    <w:ins w:id="566" w:author="Gibran Hemani" w:date="2020-01-14T22:56:00Z">
                      <w:rPr>
                        <w:rFonts w:ascii="Cambria Math" w:hAnsi="Cambria Math"/>
                      </w:rPr>
                      <m:t>b</m:t>
                    </w:ins>
                  </m:r>
                </m:e>
                <m:sub>
                  <m:r>
                    <w:ins w:id="567" w:author="Gibran Hemani" w:date="2020-01-14T22:56:00Z">
                      <w:rPr>
                        <w:rFonts w:ascii="Cambria Math" w:hAnsi="Cambria Math"/>
                      </w:rPr>
                      <m:t>i</m:t>
                    </w:ins>
                  </m:r>
                </m:sub>
              </m:sSub>
              <m:sSub>
                <m:sSubPr>
                  <m:ctrlPr>
                    <w:ins w:id="568" w:author="Gibran Hemani" w:date="2020-01-14T22:56:00Z">
                      <w:rPr>
                        <w:rFonts w:ascii="Cambria Math" w:hAnsi="Cambria Math"/>
                      </w:rPr>
                    </w:ins>
                  </m:ctrlPr>
                </m:sSubPr>
                <m:e>
                  <m:r>
                    <w:ins w:id="569" w:author="Gibran Hemani" w:date="2020-01-14T22:56:00Z">
                      <w:rPr>
                        <w:rFonts w:ascii="Cambria Math" w:hAnsi="Cambria Math"/>
                      </w:rPr>
                      <m:t>x</m:t>
                    </w:ins>
                  </m:r>
                </m:e>
                <m:sub>
                  <m:r>
                    <w:ins w:id="570" w:author="Gibran Hemani" w:date="2020-01-14T22:56:00Z">
                      <w:rPr>
                        <w:rFonts w:ascii="Cambria Math" w:hAnsi="Cambria Math"/>
                      </w:rPr>
                      <m:t>ci</m:t>
                    </w:ins>
                  </m:r>
                </m:sub>
              </m:sSub>
              <m:r>
                <w:ins w:id="571" w:author="Gibran Hemani" w:date="2020-01-14T22:56:00Z">
                  <w:rPr>
                    <w:rFonts w:ascii="Cambria Math" w:hAnsi="Cambria Math"/>
                  </w:rPr>
                  <m:t>)</m:t>
                </w:ins>
              </m:r>
            </m:num>
            <m:den>
              <m:sSubSup>
                <m:sSubSupPr>
                  <m:ctrlPr>
                    <w:ins w:id="572" w:author="Gibran Hemani" w:date="2020-01-14T22:56:00Z">
                      <w:rPr>
                        <w:rFonts w:ascii="Cambria Math" w:hAnsi="Cambria Math"/>
                      </w:rPr>
                    </w:ins>
                  </m:ctrlPr>
                </m:sSubSupPr>
                <m:e>
                  <m:r>
                    <w:ins w:id="573" w:author="Gibran Hemani" w:date="2020-01-14T22:56:00Z">
                      <w:rPr>
                        <w:rFonts w:ascii="Cambria Math" w:hAnsi="Cambria Math"/>
                      </w:rPr>
                      <m:t>r</m:t>
                    </w:ins>
                  </m:r>
                </m:e>
                <m:sub>
                  <m:r>
                    <w:ins w:id="574" w:author="Gibran Hemani" w:date="2020-01-14T22:56:00Z">
                      <w:rPr>
                        <w:rFonts w:ascii="Cambria Math" w:hAnsi="Cambria Math"/>
                      </w:rPr>
                      <m:t>c</m:t>
                    </w:ins>
                  </m:r>
                </m:sub>
                <m:sup>
                  <m:r>
                    <w:ins w:id="575" w:author="Gibran Hemani" w:date="2020-01-14T22:56:00Z">
                      <w:rPr>
                        <w:rFonts w:ascii="Cambria Math" w:hAnsi="Cambria Math"/>
                      </w:rPr>
                      <m:t>2</m:t>
                    </w:ins>
                  </m:r>
                </m:sup>
              </m:sSubSup>
            </m:den>
          </m:f>
          <m:r>
            <w:ins w:id="576" w:author="Gibran Hemani" w:date="2020-01-14T22:57:00Z">
              <w:rPr>
                <w:rFonts w:ascii="Cambria Math" w:hAnsi="Cambria Math"/>
              </w:rPr>
              <m:t>-var(</m:t>
            </w:ins>
          </m:r>
          <m:bar>
            <m:barPr>
              <m:pos m:val="top"/>
              <m:ctrlPr>
                <w:ins w:id="577" w:author="Gibran Hemani" w:date="2020-01-14T22:57:00Z">
                  <w:rPr>
                    <w:rFonts w:ascii="Cambria Math" w:hAnsi="Cambria Math"/>
                  </w:rPr>
                </w:ins>
              </m:ctrlPr>
            </m:barPr>
            <m:e>
              <m:r>
                <w:ins w:id="578" w:author="Gibran Hemani" w:date="2020-01-14T22:57:00Z">
                  <w:rPr>
                    <w:rFonts w:ascii="Cambria Math" w:hAnsi="Cambria Math"/>
                  </w:rPr>
                  <m:t>b</m:t>
                </w:ins>
              </m:r>
            </m:e>
          </m:bar>
          <m:sSub>
            <m:sSubPr>
              <m:ctrlPr>
                <w:ins w:id="579" w:author="Gibran Hemani" w:date="2020-01-14T22:57:00Z">
                  <w:rPr>
                    <w:rFonts w:ascii="Cambria Math" w:hAnsi="Cambria Math"/>
                  </w:rPr>
                </w:ins>
              </m:ctrlPr>
            </m:sSubPr>
            <m:e>
              <m:r>
                <w:ins w:id="580" w:author="Gibran Hemani" w:date="2020-01-14T22:57:00Z">
                  <w:rPr>
                    <w:rFonts w:ascii="Cambria Math" w:hAnsi="Cambria Math"/>
                  </w:rPr>
                  <m:t>x</m:t>
                </w:ins>
              </m:r>
            </m:e>
            <m:sub>
              <m:r>
                <w:ins w:id="581" w:author="Gibran Hemani" w:date="2020-01-14T22:57:00Z">
                  <w:rPr>
                    <w:rFonts w:ascii="Cambria Math" w:hAnsi="Cambria Math"/>
                  </w:rPr>
                  <m:t>ci</m:t>
                </w:ins>
              </m:r>
            </m:sub>
          </m:sSub>
          <m:r>
            <w:ins w:id="582" w:author="Gibran Hemani" w:date="2020-01-14T22:57:00Z">
              <w:rPr>
                <w:rFonts w:ascii="Cambria Math" w:hAnsi="Cambria Math"/>
              </w:rPr>
              <m:t>))</m:t>
            </w:ins>
          </m:r>
        </m:oMath>
      </m:oMathPara>
    </w:p>
    <w:p w14:paraId="466D61EE" w14:textId="72E4E26A" w:rsidR="00C5195D" w:rsidRDefault="004E6CDE">
      <w:pPr>
        <w:pStyle w:val="FirstParagraph"/>
      </w:pPr>
      <w:ins w:id="583" w:author="Gibran Hemani" w:date="2020-01-14T22:38:00Z">
        <w:r>
          <w:t xml:space="preserve">Across the simulations we fixed </w:t>
        </w:r>
        <m:oMath>
          <m:bar>
            <m:barPr>
              <m:pos m:val="top"/>
              <m:ctrlPr>
                <w:rPr>
                  <w:rFonts w:ascii="Cambria Math" w:hAnsi="Cambria Math"/>
                </w:rPr>
              </m:ctrlPr>
            </m:barPr>
            <m:e>
              <m:r>
                <w:rPr>
                  <w:rFonts w:ascii="Cambria Math" w:hAnsi="Cambria Math"/>
                </w:rPr>
                <m:t>b</m:t>
              </m:r>
            </m:e>
          </m:bar>
          <m:r>
            <w:rPr>
              <w:rFonts w:ascii="Cambria Math" w:hAnsi="Cambria Math"/>
            </w:rPr>
            <m:t>=1</m:t>
          </m:r>
        </m:oMath>
        <w:r>
          <w:t xml:space="preserve"> and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=0.5</m:t>
          </m:r>
        </m:oMath>
        <w:r>
          <w:t xml:space="preserve">, but used a range of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∈{0,0.01,</m:t>
          </m:r>
        </m:oMath>
      </w:ins>
      <m:oMath>
        <m:r>
          <w:ins w:id="584" w:author="Gibran Hemani" w:date="2020-01-14T22:42:00Z">
            <w:rPr>
              <w:rFonts w:ascii="Cambria Math" w:hAnsi="Cambria Math"/>
            </w:rPr>
            <m:t>0.</m:t>
          </w:ins>
        </m:r>
        <m:r>
          <w:ins w:id="585" w:author="Gibran Hemani" w:date="2020-01-14T22:43:00Z">
            <w:rPr>
              <w:rFonts w:ascii="Cambria Math" w:hAnsi="Cambria Math"/>
            </w:rPr>
            <m:t>02,</m:t>
          </w:ins>
        </m:r>
        <m:r>
          <w:ins w:id="586" w:author="Gibran Hemani" w:date="2020-01-14T22:38:00Z">
            <w:rPr>
              <w:rFonts w:ascii="Cambria Math" w:hAnsi="Cambria Math"/>
            </w:rPr>
            <m:t>...,0.4}</m:t>
          </w:ins>
        </m:r>
      </m:oMath>
      <w:ins w:id="587" w:author="Gibran Hemani" w:date="2020-01-14T22:38:00Z">
        <w:r>
          <w:t xml:space="preserve">. </w:t>
        </w:r>
      </w:ins>
      <w:ins w:id="588" w:author="Gibran Hemani" w:date="2020-01-14T22:39:00Z">
        <w:r>
          <w:t>Therefore, i</w:t>
        </w:r>
      </w:ins>
      <w:ins w:id="589" w:author="Gibran Hemani" w:date="2020-01-14T22:38:00Z">
        <w:r>
          <w:t xml:space="preserve">n each scenario, the variance explained by the causal variant remains the same, but </w:t>
        </w:r>
        <w:commentRangeStart w:id="590"/>
        <w:commentRangeStart w:id="591"/>
        <w:r>
          <w:t>the proportion of the residual variance due to point estimation error</w:t>
        </w:r>
        <w:commentRangeEnd w:id="590"/>
        <w:r>
          <w:rPr>
            <w:rStyle w:val="CommentReference"/>
          </w:rPr>
          <w:commentReference w:id="590"/>
        </w:r>
      </w:ins>
      <w:commentRangeEnd w:id="591"/>
      <w:ins w:id="592" w:author="Gibran Hemani" w:date="2020-01-14T22:54:00Z">
        <w:r w:rsidR="00062D1A">
          <w:rPr>
            <w:rStyle w:val="CommentReference"/>
          </w:rPr>
          <w:commentReference w:id="591"/>
        </w:r>
      </w:ins>
      <w:ins w:id="593" w:author="Gibran Hemani" w:date="2020-01-14T22:38:00Z">
        <w:r>
          <w:t xml:space="preserve"> varies </w:t>
        </w:r>
      </w:ins>
      <w:ins w:id="594" w:author="Gibran Hemani" w:date="2020-01-14T22:53:00Z">
        <w:r w:rsidR="00062D1A">
          <w:t xml:space="preserve">with </w:t>
        </w:r>
      </w:ins>
      <w:ins w:id="595" w:author="Gibran Hemani" w:date="2020-01-14T22:38:00Z">
        <w:r>
          <w:t xml:space="preserve">changing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oMath>
        <w:r>
          <w:t xml:space="preserve">. </w:t>
        </w:r>
      </w:ins>
      <w:del w:id="596" w:author="Gibran Hemani" w:date="2020-01-14T22:40:00Z">
        <w:r w:rsidR="00EE1D21" w:rsidDel="004E6CDE">
          <w:delText xml:space="preserve">We then </w:delText>
        </w:r>
      </w:del>
      <w:ins w:id="597" w:author="Gibran Hemani" w:date="2020-01-14T22:40:00Z">
        <w:r>
          <w:t xml:space="preserve">Using this </w:t>
        </w:r>
        <w:proofErr w:type="gramStart"/>
        <w:r>
          <w:t>framework</w:t>
        </w:r>
        <w:proofErr w:type="gramEnd"/>
        <w:r>
          <w:t xml:space="preserve"> we </w:t>
        </w:r>
      </w:ins>
      <w:r w:rsidR="00EE1D21">
        <w:t xml:space="preserve">tested for interaction between the perfectly measured causal variant and an unlinked locus </w:t>
      </w:r>
      <m:oMath>
        <m:sSub>
          <m:sSubPr>
            <m:ctrlPr>
              <w:ins w:id="598" w:author="Gibran Hemani" w:date="2020-01-14T08:59:00Z">
                <w:rPr>
                  <w:rFonts w:ascii="Cambria Math" w:hAnsi="Cambria Math"/>
                </w:rPr>
              </w:ins>
            </m:ctrlPr>
          </m:sSubPr>
          <m:e>
            <m:r>
              <w:rPr>
                <w:rFonts w:ascii="Cambria Math" w:hAnsi="Cambria Math"/>
              </w:rPr>
              <m:t>x</m:t>
            </m:r>
          </m:e>
          <m:sub>
            <m:r>
              <w:rPr>
                <w:rFonts w:ascii="Cambria Math" w:hAnsi="Cambria Math"/>
              </w:rPr>
              <m:t>u</m:t>
            </m:r>
          </m:sub>
        </m:sSub>
        <m:r>
          <w:rPr>
            <w:rFonts w:ascii="Cambria Math" w:hAnsi="Cambria Math"/>
          </w:rPr>
          <m:t>∼Binom(1,0.5)</m:t>
        </m:r>
      </m:oMath>
      <w:r w:rsidR="00EE1D21">
        <w:t xml:space="preserve"> using the model</w:t>
      </w:r>
    </w:p>
    <w:p w14:paraId="6D52D48E" w14:textId="77777777" w:rsidR="00C5195D" w:rsidRDefault="00EE1D21">
      <w:pPr>
        <w:pStyle w:val="BodyText"/>
      </w:pPr>
      <m:oMathPara>
        <m:oMathParaPr>
          <m:jc m:val="center"/>
        </m:oMathParaPr>
        <m:oMath>
          <m:r>
            <w:rPr>
              <w:rFonts w:ascii="Cambria Math" w:hAnsi="Cambria Math"/>
            </w:rPr>
            <m:t>y∼</m:t>
          </m:r>
          <m:sSub>
            <m:sSubPr>
              <m:ctrlPr>
                <w:ins w:id="599" w:author="Gibran Hemani" w:date="2020-01-14T08:59:00Z">
                  <w:rPr>
                    <w:rFonts w:ascii="Cambria Math" w:hAnsi="Cambria Math"/>
                  </w:rPr>
                </w:ins>
              </m:ctrlPr>
            </m:sSubPr>
            <m:e>
              <m:r>
                <w:rPr>
                  <w:rFonts w:ascii="Cambria Math" w:hAnsi="Cambria Math"/>
                </w:rPr>
                <m:t>x</m:t>
              </m:r>
            </m:e>
            <m:sub>
              <m:r>
                <w:rPr>
                  <w:rFonts w:ascii="Cambria Math" w:hAnsi="Cambria Math"/>
                </w:rPr>
                <m:t>c</m:t>
              </m:r>
            </m:sub>
          </m:sSub>
          <m:r>
            <w:rPr>
              <w:rFonts w:ascii="Cambria Math" w:hAnsi="Cambria Math"/>
            </w:rPr>
            <m:t>+</m:t>
          </m:r>
          <m:sSub>
            <m:sSubPr>
              <m:ctrlPr>
                <w:ins w:id="600" w:author="Gibran Hemani" w:date="2020-01-14T08:59:00Z">
                  <w:rPr>
                    <w:rFonts w:ascii="Cambria Math" w:hAnsi="Cambria Math"/>
                  </w:rPr>
                </w:ins>
              </m:ctrlPr>
            </m:sSubPr>
            <m:e>
              <m:r>
                <w:rPr>
                  <w:rFonts w:ascii="Cambria Math" w:hAnsi="Cambria Math"/>
                </w:rPr>
                <m:t>x</m:t>
              </m:r>
            </m:e>
            <m:sub>
              <m:r>
                <w:rPr>
                  <w:rFonts w:ascii="Cambria Math" w:hAnsi="Cambria Math"/>
                </w:rPr>
                <m:t>u</m:t>
              </m:r>
            </m:sub>
          </m:sSub>
          <m:r>
            <w:rPr>
              <w:rFonts w:ascii="Cambria Math" w:hAnsi="Cambria Math"/>
            </w:rPr>
            <m:t>+</m:t>
          </m:r>
          <m:sSub>
            <m:sSubPr>
              <m:ctrlPr>
                <w:ins w:id="601" w:author="Gibran Hemani" w:date="2020-01-14T08:59:00Z">
                  <w:rPr>
                    <w:rFonts w:ascii="Cambria Math" w:hAnsi="Cambria Math"/>
                  </w:rPr>
                </w:ins>
              </m:ctrlPr>
            </m:sSubPr>
            <m:e>
              <m:r>
                <w:rPr>
                  <w:rFonts w:ascii="Cambria Math" w:hAnsi="Cambria Math"/>
                </w:rPr>
                <m:t>x</m:t>
              </m:r>
            </m:e>
            <m:sub>
              <m:r>
                <w:rPr>
                  <w:rFonts w:ascii="Cambria Math" w:hAnsi="Cambria Math"/>
                </w:rPr>
                <m:t>c</m:t>
              </m:r>
            </m:sub>
          </m:sSub>
          <m:sSub>
            <m:sSubPr>
              <m:ctrlPr>
                <w:ins w:id="602" w:author="Gibran Hemani" w:date="2020-01-14T08:59:00Z">
                  <w:rPr>
                    <w:rFonts w:ascii="Cambria Math" w:hAnsi="Cambria Math"/>
                  </w:rPr>
                </w:ins>
              </m:ctrlPr>
            </m:sSubPr>
            <m:e>
              <m:r>
                <w:rPr>
                  <w:rFonts w:ascii="Cambria Math" w:hAnsi="Cambria Math"/>
                </w:rPr>
                <m:t>x</m:t>
              </m:r>
            </m:e>
            <m:sub>
              <m:r>
                <w:rPr>
                  <w:rFonts w:ascii="Cambria Math" w:hAnsi="Cambria Math"/>
                </w:rPr>
                <m:t>u</m:t>
              </m:r>
            </m:sub>
          </m:sSub>
        </m:oMath>
      </m:oMathPara>
    </w:p>
    <w:p w14:paraId="1DB13769" w14:textId="2BBBCBD3" w:rsidR="00C5195D" w:rsidRDefault="00EE1D21">
      <w:pPr>
        <w:pStyle w:val="FirstParagraph"/>
      </w:pPr>
      <w:r>
        <w:t>Across the simulations, we used 1000 samples</w:t>
      </w:r>
      <w:ins w:id="603" w:author="Gibran Hemani" w:date="2020-01-14T22:39:00Z">
        <w:r w:rsidR="004E6CDE">
          <w:t xml:space="preserve"> and performed 500 replicates per scenario</w:t>
        </w:r>
      </w:ins>
      <w:del w:id="604" w:author="Gibran Hemani" w:date="2020-01-14T22:38:00Z">
        <w:r w:rsidDel="004E6CDE">
          <w:delText xml:space="preserve">, set </w:delText>
        </w:r>
        <m:oMath>
          <m:r>
            <w:rPr>
              <w:rFonts w:ascii="Cambria Math" w:hAnsi="Cambria Math"/>
            </w:rPr>
            <m:t>=1</m:t>
          </m:r>
        </m:oMath>
        <w:r w:rsidDel="004E6CDE">
          <w:delText xml:space="preserve"> and used a range of </w:delText>
        </w:r>
        <m:oMath>
          <m:r>
            <w:rPr>
              <w:rFonts w:ascii="Cambria Math" w:hAnsi="Cambria Math"/>
            </w:rPr>
            <m:t>∈{0,0.01,...,0.4}</m:t>
          </m:r>
        </m:oMath>
        <w:r w:rsidDel="004E6CDE">
          <w:delText xml:space="preserve">, with 500 replicates per scenario. In each scenario, the variance explained by the causal variant remains the same at </w:delText>
        </w:r>
        <m:oMath>
          <m:r>
            <w:rPr>
              <w:rFonts w:ascii="Cambria Math" w:hAnsi="Cambria Math"/>
            </w:rPr>
            <m:t>=0.5</m:t>
          </m:r>
        </m:oMath>
        <w:r w:rsidDel="004E6CDE">
          <w:delText xml:space="preserve">, but </w:delText>
        </w:r>
        <w:commentRangeStart w:id="605"/>
        <w:r w:rsidDel="004E6CDE">
          <w:delText>the proportion of the residual variance due to point estimation error</w:delText>
        </w:r>
        <w:commentRangeEnd w:id="605"/>
        <w:r w:rsidR="00390E84" w:rsidDel="004E6CDE">
          <w:rPr>
            <w:rStyle w:val="CommentReference"/>
          </w:rPr>
          <w:commentReference w:id="605"/>
        </w:r>
        <w:r w:rsidDel="004E6CDE">
          <w:delText xml:space="preserve"> varies due to changing </w:delText>
        </w:r>
        <w:r w:rsidR="00072457" w:rsidDel="004E6CDE">
          <w:rPr>
            <w:rFonts w:eastAsiaTheme="minorEastAsia"/>
          </w:rPr>
          <w:delText>, and therefore the estimated residual error also changes</w:delText>
        </w:r>
        <w:r w:rsidDel="004E6CDE">
          <w:delText>.</w:delText>
        </w:r>
      </w:del>
    </w:p>
    <w:p w14:paraId="32A7794F" w14:textId="77777777" w:rsidR="00C5195D" w:rsidRDefault="00EE1D21">
      <w:pPr>
        <w:pStyle w:val="Heading2"/>
      </w:pPr>
      <w:bookmarkStart w:id="606" w:name="figures"/>
      <w:r>
        <w:lastRenderedPageBreak/>
        <w:t>Figures</w:t>
      </w:r>
      <w:bookmarkEnd w:id="606"/>
    </w:p>
    <w:p w14:paraId="5DE58E16" w14:textId="2A68EDE9" w:rsidR="00C5195D" w:rsidRDefault="00CA4B99">
      <w:pPr>
        <w:pStyle w:val="CaptionedFigure"/>
      </w:pPr>
      <w:ins w:id="607" w:author="Gibran Hemani" w:date="2020-01-14T23:59:00Z">
        <w:r>
          <w:rPr>
            <w:noProof/>
          </w:rPr>
          <w:drawing>
            <wp:inline distT="0" distB="0" distL="0" distR="0" wp14:anchorId="167BD64B" wp14:editId="2C375B8F">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mbda.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commentRangeStart w:id="608"/>
      <w:del w:id="609" w:author="Gibran Hemani" w:date="2020-01-14T23:59:00Z">
        <w:r w:rsidR="00EE1D21" w:rsidDel="00CA4B99">
          <w:rPr>
            <w:noProof/>
          </w:rPr>
          <w:drawing>
            <wp:inline distT="0" distB="0" distL="0" distR="0" wp14:anchorId="424CBAB6" wp14:editId="40A1A2F3">
              <wp:extent cx="5270500" cy="5270500"/>
              <wp:effectExtent l="0" t="0" r="0" b="0"/>
              <wp:docPr id="1" name="Picture" descr="Figure 1: Genomic inflation factors for each of the 501 SNP pairs that passed the significance filters in H2014. Values on the x-axis were calculated as the ratio of the median F-statistic for the interaction test and its value under the null hypothesis."/>
              <wp:cNvGraphicFramePr/>
              <a:graphic xmlns:a="http://schemas.openxmlformats.org/drawingml/2006/main">
                <a:graphicData uri="http://schemas.openxmlformats.org/drawingml/2006/picture">
                  <pic:pic xmlns:pic="http://schemas.openxmlformats.org/drawingml/2006/picture">
                    <pic:nvPicPr>
                      <pic:cNvPr id="0" name="Picture" descr="figures/fig1.pdf"/>
                      <pic:cNvPicPr>
                        <a:picLocks noChangeAspect="1" noChangeArrowheads="1"/>
                      </pic:cNvPicPr>
                    </pic:nvPicPr>
                    <pic:blipFill>
                      <a:blip r:embed="rId12"/>
                      <a:stretch>
                        <a:fillRect/>
                      </a:stretch>
                    </pic:blipFill>
                    <pic:spPr bwMode="auto">
                      <a:xfrm>
                        <a:off x="0" y="0"/>
                        <a:ext cx="5270500" cy="5270500"/>
                      </a:xfrm>
                      <a:prstGeom prst="rect">
                        <a:avLst/>
                      </a:prstGeom>
                      <a:noFill/>
                      <a:ln w="9525">
                        <a:noFill/>
                        <a:headEnd/>
                        <a:tailEnd/>
                      </a:ln>
                    </pic:spPr>
                  </pic:pic>
                </a:graphicData>
              </a:graphic>
            </wp:inline>
          </w:drawing>
        </w:r>
      </w:del>
      <w:commentRangeEnd w:id="608"/>
      <w:r w:rsidR="00231F77">
        <w:rPr>
          <w:rStyle w:val="CommentReference"/>
        </w:rPr>
        <w:commentReference w:id="608"/>
      </w:r>
    </w:p>
    <w:p w14:paraId="4A88B949" w14:textId="77777777" w:rsidR="00C5195D" w:rsidRDefault="00EE1D21">
      <w:pPr>
        <w:pStyle w:val="ImageCaption"/>
      </w:pPr>
      <w:r>
        <w:t>Figure 1: Genomic inflation factors for each of the 501 SNP pairs that passed the significance filters in H2014. Values on the x-axis were calculated as the ratio of the median F-statistic for the interaction test and its value under the null hypothesis.</w:t>
      </w:r>
    </w:p>
    <w:p w14:paraId="7A38F072" w14:textId="1E56D6EC" w:rsidR="00C5195D" w:rsidRDefault="00CA4B99">
      <w:pPr>
        <w:pStyle w:val="CaptionedFigure"/>
      </w:pPr>
      <w:ins w:id="610" w:author="Gibran Hemani" w:date="2020-01-14T23:59:00Z">
        <w:r w:rsidRPr="00CA4B99">
          <w:rPr>
            <w:noProof/>
          </w:rPr>
          <w:lastRenderedPageBreak/>
          <w:drawing>
            <wp:inline distT="0" distB="0" distL="0" distR="0" wp14:anchorId="047FF0A2" wp14:editId="1406D094">
              <wp:extent cx="5943600" cy="424561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45610"/>
                      </a:xfrm>
                      <a:prstGeom prst="rect">
                        <a:avLst/>
                      </a:prstGeom>
                    </pic:spPr>
                  </pic:pic>
                </a:graphicData>
              </a:graphic>
            </wp:inline>
          </w:drawing>
        </w:r>
      </w:ins>
      <w:commentRangeStart w:id="611"/>
      <w:del w:id="612" w:author="Gibran Hemani" w:date="2020-01-14T23:59:00Z">
        <w:r w:rsidR="004215D4" w:rsidDel="00CA4B99">
          <w:rPr>
            <w:noProof/>
          </w:rPr>
          <w:drawing>
            <wp:inline distT="0" distB="0" distL="0" distR="0" wp14:anchorId="6964595A" wp14:editId="049DF9CA">
              <wp:extent cx="5943600" cy="4245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2a.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del>
      <w:commentRangeEnd w:id="611"/>
      <w:r w:rsidR="00231F77">
        <w:rPr>
          <w:rStyle w:val="CommentReference"/>
        </w:rPr>
        <w:commentReference w:id="611"/>
      </w:r>
    </w:p>
    <w:p w14:paraId="756D37D4" w14:textId="70E6C0BF" w:rsidR="00C5195D" w:rsidRDefault="00EE1D21">
      <w:pPr>
        <w:pStyle w:val="ImageCaption"/>
      </w:pPr>
      <w:r>
        <w:t>Figure 2: Relationship between variance explained by the cis additive locus (x-axis) and genomic inflation factor for the interaction test statistic (y-axis)</w:t>
      </w:r>
      <w:ins w:id="614" w:author="Gibran Hemani" w:date="2020-01-14T23:59:00Z">
        <w:r w:rsidR="00CA4B99">
          <w:t xml:space="preserve"> across three different simulation scenarios</w:t>
        </w:r>
      </w:ins>
      <w:ins w:id="615" w:author="Gibran Hemani" w:date="2020-01-15T00:00:00Z">
        <w:r w:rsidR="00CA4B99">
          <w:t xml:space="preserve"> (rows of figures) as described in the Methods</w:t>
        </w:r>
      </w:ins>
      <w:r>
        <w:t xml:space="preserve">. Each point represents one simulation, where the genomic inflation factor was calculated from </w:t>
      </w:r>
      <w:del w:id="616" w:author="Gibran Hemani" w:date="2020-01-15T00:00:00Z">
        <w:r w:rsidDel="00CA4B99">
          <w:delText xml:space="preserve">502,510 </w:delText>
        </w:r>
      </w:del>
      <w:ins w:id="617" w:author="Gibran Hemani" w:date="2020-01-15T00:00:00Z">
        <w:r w:rsidR="00CA4B99">
          <w:t xml:space="preserve">approximately 500,000 </w:t>
        </w:r>
      </w:ins>
      <w:r>
        <w:t>interaction tests</w:t>
      </w:r>
      <w:ins w:id="618" w:author="Gibran Hemani" w:date="2020-01-15T00:00:00Z">
        <w:r w:rsidR="00CA4B99">
          <w:t xml:space="preserve">. Scenario 1 involves a single locus </w:t>
        </w:r>
      </w:ins>
      <w:ins w:id="619" w:author="Gibran Hemani" w:date="2020-01-15T00:01:00Z">
        <w:r w:rsidR="00CA4B99">
          <w:t xml:space="preserve">at MBNL1 that was shown to have high inflation in Figure 1. Scenario 2 is a mixture of all loci, where the causal variance explained is allowed to vary. Scenario 3 is the same as in scenario 2, but the causal variance </w:t>
        </w:r>
      </w:ins>
      <w:ins w:id="620" w:author="Gibran Hemani" w:date="2020-01-15T00:02:00Z">
        <w:r w:rsidR="00CA4B99">
          <w:t xml:space="preserve">for each cis effect </w:t>
        </w:r>
      </w:ins>
      <w:ins w:id="621" w:author="Gibran Hemani" w:date="2020-01-15T00:01:00Z">
        <w:r w:rsidR="00CA4B99">
          <w:t xml:space="preserve">is fixed </w:t>
        </w:r>
      </w:ins>
      <w:ins w:id="622" w:author="Gibran Hemani" w:date="2020-01-15T00:02:00Z">
        <w:r w:rsidR="00CA4B99">
          <w:t xml:space="preserve">based on results from the </w:t>
        </w:r>
        <w:proofErr w:type="spellStart"/>
        <w:r w:rsidR="00CA4B99">
          <w:t>eQTLGen</w:t>
        </w:r>
        <w:proofErr w:type="spellEnd"/>
        <w:r w:rsidR="00CA4B99">
          <w:t xml:space="preserve"> analysis. Clusters of plots represent the variation in genomic inflation for a particular locus.</w:t>
        </w:r>
      </w:ins>
    </w:p>
    <w:p w14:paraId="7A03A7F0" w14:textId="53C6E59F" w:rsidR="00C5195D" w:rsidRDefault="004860C5">
      <w:pPr>
        <w:pStyle w:val="CaptionedFigure"/>
      </w:pPr>
      <w:ins w:id="623" w:author="Gibran Hemani" w:date="2020-01-15T00:03:00Z">
        <w:r w:rsidRPr="004860C5">
          <w:rPr>
            <w:noProof/>
          </w:rPr>
          <w:lastRenderedPageBreak/>
          <w:drawing>
            <wp:inline distT="0" distB="0" distL="0" distR="0" wp14:anchorId="38EBEF0D" wp14:editId="4E3EA182">
              <wp:extent cx="5943600" cy="4245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45610"/>
                      </a:xfrm>
                      <a:prstGeom prst="rect">
                        <a:avLst/>
                      </a:prstGeom>
                    </pic:spPr>
                  </pic:pic>
                </a:graphicData>
              </a:graphic>
            </wp:inline>
          </w:drawing>
        </w:r>
        <w:r w:rsidRPr="004860C5" w:rsidDel="004860C5">
          <w:t xml:space="preserve"> </w:t>
        </w:r>
      </w:ins>
      <w:commentRangeStart w:id="624"/>
      <w:del w:id="625" w:author="Gibran Hemani" w:date="2020-01-15T00:03:00Z">
        <w:r w:rsidR="00EE1D21" w:rsidDel="004860C5">
          <w:rPr>
            <w:noProof/>
          </w:rPr>
          <w:drawing>
            <wp:inline distT="0" distB="0" distL="0" distR="0" wp14:anchorId="1B9EB9CB" wp14:editId="110CB531">
              <wp:extent cx="5334000" cy="3810000"/>
              <wp:effectExtent l="0" t="0" r="0" b="0"/>
              <wp:docPr id="3" name="Picture" descr="Figure 3: The number of independent and significant interaction terms under an additive model (y-axis) with respect to the genomic inflation factor in the simulation (x-axis). This graph summarises the results from 40,000 simulations which were binned into 30 classes (x-axis) based on the genomic inflation factor of the experiment. Each bar represents the distribution of the number of discoveries for simulations within those bins."/>
              <wp:cNvGraphicFramePr/>
              <a:graphic xmlns:a="http://schemas.openxmlformats.org/drawingml/2006/main">
                <a:graphicData uri="http://schemas.openxmlformats.org/drawingml/2006/picture">
                  <pic:pic xmlns:pic="http://schemas.openxmlformats.org/drawingml/2006/picture">
                    <pic:nvPicPr>
                      <pic:cNvPr id="0" name="Picture" descr="figures/fig2b.png"/>
                      <pic:cNvPicPr>
                        <a:picLocks noChangeAspect="1" noChangeArrowheads="1"/>
                      </pic:cNvPicPr>
                    </pic:nvPicPr>
                    <pic:blipFill>
                      <a:blip r:embed="rId16"/>
                      <a:stretch>
                        <a:fillRect/>
                      </a:stretch>
                    </pic:blipFill>
                    <pic:spPr bwMode="auto">
                      <a:xfrm>
                        <a:off x="0" y="0"/>
                        <a:ext cx="5334000" cy="3810000"/>
                      </a:xfrm>
                      <a:prstGeom prst="rect">
                        <a:avLst/>
                      </a:prstGeom>
                      <a:noFill/>
                      <a:ln w="9525">
                        <a:noFill/>
                        <a:headEnd/>
                        <a:tailEnd/>
                      </a:ln>
                    </pic:spPr>
                  </pic:pic>
                </a:graphicData>
              </a:graphic>
            </wp:inline>
          </w:drawing>
        </w:r>
      </w:del>
      <w:commentRangeEnd w:id="624"/>
      <w:r w:rsidR="00390E84">
        <w:rPr>
          <w:rStyle w:val="CommentReference"/>
        </w:rPr>
        <w:commentReference w:id="624"/>
      </w:r>
    </w:p>
    <w:p w14:paraId="794E9FFD" w14:textId="67374D75" w:rsidR="00C5195D" w:rsidRDefault="00EE1D21">
      <w:pPr>
        <w:pStyle w:val="ImageCaption"/>
      </w:pPr>
      <w:r>
        <w:t xml:space="preserve">Figure 3: The number of independent and significant interaction terms under an additive model (y-axis) with respect to the </w:t>
      </w:r>
      <w:del w:id="626" w:author="Gibran Hemani" w:date="2020-01-15T00:03:00Z">
        <w:r w:rsidDel="004860C5">
          <w:delText xml:space="preserve">genomic inflation factor </w:delText>
        </w:r>
      </w:del>
      <w:ins w:id="627" w:author="Gibran Hemani" w:date="2020-01-15T00:03:00Z">
        <w:r w:rsidR="004860C5">
          <w:t xml:space="preserve">variance explained at the additive cis locus </w:t>
        </w:r>
      </w:ins>
      <w:r>
        <w:t xml:space="preserve">in the simulation (x-axis). </w:t>
      </w:r>
      <w:ins w:id="628" w:author="Gibran Hemani" w:date="2020-01-15T00:04:00Z">
        <w:r w:rsidR="004860C5">
          <w:t xml:space="preserve">Rows of plots represent different simulation scenarios as depicted in Figure 2 and described in the methods. </w:t>
        </w:r>
      </w:ins>
      <w:del w:id="629" w:author="Gibran Hemani" w:date="2020-01-15T00:04:00Z">
        <w:r w:rsidDel="004860C5">
          <w:delText>This graph summarises the results from 40,000</w:delText>
        </w:r>
      </w:del>
      <w:ins w:id="630" w:author="Gibran Hemani" w:date="2020-01-15T00:06:00Z">
        <w:r w:rsidR="000D32DB">
          <w:t xml:space="preserve">For visual clarity we </w:t>
        </w:r>
      </w:ins>
      <w:del w:id="631" w:author="Gibran Hemani" w:date="2020-01-15T00:05:00Z">
        <w:r w:rsidDel="004860C5">
          <w:delText xml:space="preserve"> simulations </w:delText>
        </w:r>
      </w:del>
      <w:del w:id="632" w:author="Gibran Hemani" w:date="2020-01-15T00:06:00Z">
        <w:r w:rsidDel="000D32DB">
          <w:delText xml:space="preserve">which were </w:delText>
        </w:r>
      </w:del>
      <w:r>
        <w:t xml:space="preserve">binned </w:t>
      </w:r>
      <w:ins w:id="633" w:author="Gibran Hemani" w:date="2020-01-15T00:06:00Z">
        <w:r w:rsidR="000D32DB">
          <w:t xml:space="preserve">the x-axis variable </w:t>
        </w:r>
      </w:ins>
      <w:r>
        <w:t>into 30 classes</w:t>
      </w:r>
      <w:del w:id="634" w:author="Gibran Hemani" w:date="2020-01-15T00:06:00Z">
        <w:r w:rsidDel="000D32DB">
          <w:delText xml:space="preserve"> (x-axis) based on the genomic inflation factor of the experiment</w:delText>
        </w:r>
      </w:del>
      <w:r>
        <w:t xml:space="preserve">. Each </w:t>
      </w:r>
      <w:r w:rsidR="00D27FC5">
        <w:t xml:space="preserve">box </w:t>
      </w:r>
      <w:r>
        <w:t>represents the distribution of the number of discoveries for simulations within those bins.</w:t>
      </w:r>
    </w:p>
    <w:p w14:paraId="585CAC36" w14:textId="32C80F96" w:rsidR="00C5195D" w:rsidRDefault="000D32DB">
      <w:pPr>
        <w:pStyle w:val="CaptionedFigure"/>
      </w:pPr>
      <w:ins w:id="635" w:author="Gibran Hemani" w:date="2020-01-15T00:07:00Z">
        <w:r w:rsidRPr="000D32DB">
          <w:rPr>
            <w:noProof/>
          </w:rPr>
          <w:lastRenderedPageBreak/>
          <w:drawing>
            <wp:inline distT="0" distB="0" distL="0" distR="0" wp14:anchorId="5777D90D" wp14:editId="400AC289">
              <wp:extent cx="5943600" cy="4245610"/>
              <wp:effectExtent l="0" t="0" r="0" b="0"/>
              <wp:docPr id="13" name="Picture 13" descr="A picture containing map,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45610"/>
                      </a:xfrm>
                      <a:prstGeom prst="rect">
                        <a:avLst/>
                      </a:prstGeom>
                    </pic:spPr>
                  </pic:pic>
                </a:graphicData>
              </a:graphic>
            </wp:inline>
          </w:drawing>
        </w:r>
        <w:r w:rsidRPr="000D32DB" w:rsidDel="000D32DB">
          <w:t xml:space="preserve"> </w:t>
        </w:r>
      </w:ins>
      <w:del w:id="636" w:author="Gibran Hemani" w:date="2020-01-15T00:07:00Z">
        <w:r w:rsidR="004215D4" w:rsidDel="000D32DB">
          <w:rPr>
            <w:noProof/>
          </w:rPr>
          <w:drawing>
            <wp:inline distT="0" distB="0" distL="0" distR="0" wp14:anchorId="4898DD55" wp14:editId="4D0A6191">
              <wp:extent cx="5943600" cy="424561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3a.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del>
    </w:p>
    <w:p w14:paraId="764784D5" w14:textId="1DCD7600" w:rsidR="00C5195D" w:rsidRDefault="00EE1D21">
      <w:pPr>
        <w:pStyle w:val="ImageCaption"/>
      </w:pPr>
      <w:r>
        <w:t>Figure 4: Relationship between genomic inflation factor in the discovery (x-axis) and replication datasets (y-axis) where each point represents one</w:t>
      </w:r>
      <w:del w:id="637" w:author="Gibran Hemani" w:date="2020-01-15T00:07:00Z">
        <w:r w:rsidDel="000D32DB">
          <w:delText xml:space="preserve"> </w:delText>
        </w:r>
      </w:del>
      <w:ins w:id="638" w:author="Gibran Hemani" w:date="2020-01-15T00:07:00Z">
        <w:r w:rsidR="000D32DB">
          <w:t xml:space="preserve"> simulation replicate</w:t>
        </w:r>
      </w:ins>
      <w:del w:id="639" w:author="Gibran Hemani" w:date="2020-01-15T00:07:00Z">
        <w:r w:rsidDel="000D32DB">
          <w:delText>of 40,000 genome-wide simulations</w:delText>
        </w:r>
      </w:del>
      <w:r>
        <w:t>.</w:t>
      </w:r>
      <w:ins w:id="640" w:author="Gibran Hemani" w:date="2020-01-15T00:08:00Z">
        <w:r w:rsidR="000D32DB">
          <w:t xml:space="preserve"> Rows of plots represent the simulation scenario (Methods).</w:t>
        </w:r>
      </w:ins>
    </w:p>
    <w:p w14:paraId="30BFCAD4" w14:textId="6F2F545A" w:rsidR="00C5195D" w:rsidRDefault="00721735">
      <w:pPr>
        <w:pStyle w:val="CaptionedFigure"/>
      </w:pPr>
      <w:ins w:id="641" w:author="Gibran Hemani" w:date="2020-01-15T00:10:00Z">
        <w:r w:rsidRPr="00721735">
          <w:rPr>
            <w:noProof/>
          </w:rPr>
          <w:lastRenderedPageBreak/>
          <w:drawing>
            <wp:inline distT="0" distB="0" distL="0" distR="0" wp14:anchorId="49AEB1BB" wp14:editId="4DE5425A">
              <wp:extent cx="5943600" cy="4245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45610"/>
                      </a:xfrm>
                      <a:prstGeom prst="rect">
                        <a:avLst/>
                      </a:prstGeom>
                    </pic:spPr>
                  </pic:pic>
                </a:graphicData>
              </a:graphic>
            </wp:inline>
          </w:drawing>
        </w:r>
        <w:r w:rsidRPr="00721735" w:rsidDel="00721735">
          <w:t xml:space="preserve"> </w:t>
        </w:r>
      </w:ins>
      <w:del w:id="642" w:author="Gibran Hemani" w:date="2020-01-15T00:10:00Z">
        <w:r w:rsidR="00EE1D21" w:rsidDel="00721735">
          <w:rPr>
            <w:noProof/>
          </w:rPr>
          <w:drawing>
            <wp:inline distT="0" distB="0" distL="0" distR="0" wp14:anchorId="7D314FA9" wp14:editId="5F80E299">
              <wp:extent cx="5334000" cy="3810000"/>
              <wp:effectExtent l="0" t="0" r="0" b="0"/>
              <wp:docPr id="5" name="Picture" descr="Figure 5: Distribution of the correlation of the interaction F-statistics between two independent datasets, across 40,000 simulations"/>
              <wp:cNvGraphicFramePr/>
              <a:graphic xmlns:a="http://schemas.openxmlformats.org/drawingml/2006/main">
                <a:graphicData uri="http://schemas.openxmlformats.org/drawingml/2006/picture">
                  <pic:pic xmlns:pic="http://schemas.openxmlformats.org/drawingml/2006/picture">
                    <pic:nvPicPr>
                      <pic:cNvPr id="0" name="Picture" descr="figures/fig3b.png"/>
                      <pic:cNvPicPr>
                        <a:picLocks noChangeAspect="1" noChangeArrowheads="1"/>
                      </pic:cNvPicPr>
                    </pic:nvPicPr>
                    <pic:blipFill>
                      <a:blip r:embed="rId20"/>
                      <a:stretch>
                        <a:fillRect/>
                      </a:stretch>
                    </pic:blipFill>
                    <pic:spPr bwMode="auto">
                      <a:xfrm>
                        <a:off x="0" y="0"/>
                        <a:ext cx="5334000" cy="3810000"/>
                      </a:xfrm>
                      <a:prstGeom prst="rect">
                        <a:avLst/>
                      </a:prstGeom>
                      <a:noFill/>
                      <a:ln w="9525">
                        <a:noFill/>
                        <a:headEnd/>
                        <a:tailEnd/>
                      </a:ln>
                    </pic:spPr>
                  </pic:pic>
                </a:graphicData>
              </a:graphic>
            </wp:inline>
          </w:drawing>
        </w:r>
      </w:del>
    </w:p>
    <w:p w14:paraId="72F82F85" w14:textId="661F42AF" w:rsidR="00721735" w:rsidRDefault="00EE1D21" w:rsidP="00721735">
      <w:pPr>
        <w:pStyle w:val="ImageCaption"/>
        <w:rPr>
          <w:ins w:id="643" w:author="Gibran Hemani" w:date="2020-01-15T00:10:00Z"/>
        </w:rPr>
      </w:pPr>
      <w:r>
        <w:t>Figure 5:</w:t>
      </w:r>
      <w:ins w:id="644" w:author="Gibran Hemani" w:date="2020-01-15T00:11:00Z">
        <w:r w:rsidR="00816C77">
          <w:t xml:space="preserve"> For each simulation </w:t>
        </w:r>
      </w:ins>
      <w:ins w:id="645" w:author="Gibran Hemani" w:date="2020-01-15T00:12:00Z">
        <w:r w:rsidR="00816C77">
          <w:t xml:space="preserve">replicate </w:t>
        </w:r>
      </w:ins>
      <w:ins w:id="646" w:author="Gibran Hemani" w:date="2020-01-15T00:11:00Z">
        <w:r w:rsidR="00816C77">
          <w:t>we obtained the interaction test statistics in both the discovery and replication datasets. We calculated the correlation of the test statistics between t</w:t>
        </w:r>
      </w:ins>
      <w:ins w:id="647" w:author="Gibran Hemani" w:date="2020-01-15T00:12:00Z">
        <w:r w:rsidR="00816C77">
          <w:t>he discovery and replication results for each simulation replicate.</w:t>
        </w:r>
      </w:ins>
      <w:ins w:id="648" w:author="Gibran Hemani" w:date="2020-01-15T00:11:00Z">
        <w:r w:rsidR="00816C77">
          <w:t xml:space="preserve"> This plot represents the</w:t>
        </w:r>
      </w:ins>
      <w:r>
        <w:t xml:space="preserve"> </w:t>
      </w:r>
      <w:ins w:id="649" w:author="Gibran Hemani" w:date="2020-01-15T00:11:00Z">
        <w:r w:rsidR="00816C77">
          <w:t>d</w:t>
        </w:r>
      </w:ins>
      <w:del w:id="650" w:author="Gibran Hemani" w:date="2020-01-15T00:11:00Z">
        <w:r w:rsidDel="00816C77">
          <w:delText>D</w:delText>
        </w:r>
      </w:del>
      <w:r>
        <w:t>istribution</w:t>
      </w:r>
      <w:ins w:id="651" w:author="Gibran Hemani" w:date="2020-01-15T00:11:00Z">
        <w:r w:rsidR="00816C77">
          <w:t>s</w:t>
        </w:r>
      </w:ins>
      <w:r>
        <w:t xml:space="preserve"> of th</w:t>
      </w:r>
      <w:ins w:id="652" w:author="Gibran Hemani" w:date="2020-01-15T00:12:00Z">
        <w:r w:rsidR="00816C77">
          <w:t>ose</w:t>
        </w:r>
      </w:ins>
      <w:del w:id="653" w:author="Gibran Hemani" w:date="2020-01-15T00:12:00Z">
        <w:r w:rsidDel="00816C77">
          <w:delText>e</w:delText>
        </w:r>
      </w:del>
      <w:r>
        <w:t xml:space="preserve"> correlation</w:t>
      </w:r>
      <w:del w:id="654" w:author="Gibran Hemani" w:date="2020-01-15T00:12:00Z">
        <w:r w:rsidDel="00816C77">
          <w:delText xml:space="preserve"> of the interaction F-statistics between two independent datasets</w:delText>
        </w:r>
      </w:del>
      <w:ins w:id="655" w:author="Gibran Hemani" w:date="2020-01-15T00:10:00Z">
        <w:r w:rsidR="00721735">
          <w:t xml:space="preserve">. </w:t>
        </w:r>
      </w:ins>
      <w:del w:id="656" w:author="Gibran Hemani" w:date="2020-01-15T00:10:00Z">
        <w:r w:rsidDel="00721735">
          <w:delText xml:space="preserve">, </w:delText>
        </w:r>
      </w:del>
      <w:ins w:id="657" w:author="Gibran Hemani" w:date="2020-01-15T00:10:00Z">
        <w:r w:rsidR="00721735">
          <w:t>Rows of plots represent the simulation scenario (Methods).</w:t>
        </w:r>
      </w:ins>
    </w:p>
    <w:p w14:paraId="48D4ECC6" w14:textId="3643E622" w:rsidR="00C5195D" w:rsidRDefault="00EE1D21">
      <w:pPr>
        <w:pStyle w:val="ImageCaption"/>
      </w:pPr>
      <w:del w:id="658" w:author="Gibran Hemani" w:date="2020-01-15T00:10:00Z">
        <w:r w:rsidDel="00721735">
          <w:delText>across 40,000 simulations</w:delText>
        </w:r>
      </w:del>
    </w:p>
    <w:p w14:paraId="2B8C45E4" w14:textId="147C0C9F" w:rsidR="00C5195D" w:rsidRDefault="00583F24">
      <w:pPr>
        <w:pStyle w:val="CaptionedFigure"/>
      </w:pPr>
      <w:ins w:id="659" w:author="Gibran Hemani" w:date="2020-01-15T00:15:00Z">
        <w:r w:rsidRPr="00583F24">
          <w:rPr>
            <w:noProof/>
          </w:rPr>
          <w:lastRenderedPageBreak/>
          <w:drawing>
            <wp:inline distT="0" distB="0" distL="0" distR="0" wp14:anchorId="75FCF418" wp14:editId="08B58354">
              <wp:extent cx="5943600" cy="2476500"/>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76500"/>
                      </a:xfrm>
                      <a:prstGeom prst="rect">
                        <a:avLst/>
                      </a:prstGeom>
                    </pic:spPr>
                  </pic:pic>
                </a:graphicData>
              </a:graphic>
            </wp:inline>
          </w:drawing>
        </w:r>
      </w:ins>
      <w:del w:id="660" w:author="Gibran Hemani" w:date="2020-01-15T00:12:00Z">
        <w:r w:rsidR="00EE1D21" w:rsidDel="003805C3">
          <w:rPr>
            <w:noProof/>
          </w:rPr>
          <w:drawing>
            <wp:inline distT="0" distB="0" distL="0" distR="0" wp14:anchorId="4B049D92" wp14:editId="4C4D2374">
              <wp:extent cx="5334000" cy="3810000"/>
              <wp:effectExtent l="0" t="0" r="0" b="0"/>
              <wp:docPr id="6" name="Picture" descr="Figure 6: Rate of replication of false positives in an independent dataset (y-axis) as a function of the genomic inflation estimated in the discovery dataset (x-axis). Colours represent the replication significance threshold used, where ‘experiment’ is the one used in H2014 (p &lt; 0.05/501), and Bonferroni and FDR pertain the multiple testing correction within simulation, as each simulation can give rise to multiple independent false positives."/>
              <wp:cNvGraphicFramePr/>
              <a:graphic xmlns:a="http://schemas.openxmlformats.org/drawingml/2006/main">
                <a:graphicData uri="http://schemas.openxmlformats.org/drawingml/2006/picture">
                  <pic:pic xmlns:pic="http://schemas.openxmlformats.org/drawingml/2006/picture">
                    <pic:nvPicPr>
                      <pic:cNvPr id="0" name="Picture" descr="figures/fig3c.png"/>
                      <pic:cNvPicPr>
                        <a:picLocks noChangeAspect="1" noChangeArrowheads="1"/>
                      </pic:cNvPicPr>
                    </pic:nvPicPr>
                    <pic:blipFill>
                      <a:blip r:embed="rId22"/>
                      <a:stretch>
                        <a:fillRect/>
                      </a:stretch>
                    </pic:blipFill>
                    <pic:spPr bwMode="auto">
                      <a:xfrm>
                        <a:off x="0" y="0"/>
                        <a:ext cx="5334000" cy="3810000"/>
                      </a:xfrm>
                      <a:prstGeom prst="rect">
                        <a:avLst/>
                      </a:prstGeom>
                      <a:noFill/>
                      <a:ln w="9525">
                        <a:noFill/>
                        <a:headEnd/>
                        <a:tailEnd/>
                      </a:ln>
                    </pic:spPr>
                  </pic:pic>
                </a:graphicData>
              </a:graphic>
            </wp:inline>
          </w:drawing>
        </w:r>
      </w:del>
    </w:p>
    <w:p w14:paraId="3CC0C752" w14:textId="1C085005" w:rsidR="003805C3" w:rsidRPr="003805C3" w:rsidRDefault="00EE1D21" w:rsidP="003805C3">
      <w:pPr>
        <w:pStyle w:val="ImageCaption"/>
        <w:rPr>
          <w:ins w:id="661" w:author="Gibran Hemani" w:date="2020-01-15T00:13:00Z"/>
        </w:rPr>
      </w:pPr>
      <w:r>
        <w:t xml:space="preserve">Figure 6: Rate of replication of false positives in an independent dataset (y-axis) as a function of the </w:t>
      </w:r>
      <w:ins w:id="662" w:author="Gibran Hemani" w:date="2020-01-15T00:16:00Z">
        <w:r w:rsidR="00583F24">
          <w:t xml:space="preserve">variance explained by the cis additive effect </w:t>
        </w:r>
      </w:ins>
      <w:del w:id="663" w:author="Gibran Hemani" w:date="2020-01-15T00:16:00Z">
        <w:r w:rsidDel="00583F24">
          <w:delText xml:space="preserve">genomic inflation estimated in the discovery dataset </w:delText>
        </w:r>
      </w:del>
      <w:r>
        <w:t xml:space="preserve">(x-axis). </w:t>
      </w:r>
      <w:proofErr w:type="spellStart"/>
      <w:r>
        <w:t>Colours</w:t>
      </w:r>
      <w:proofErr w:type="spellEnd"/>
      <w:r>
        <w:t xml:space="preserve"> represent the replication significance threshold used, where ‘experiment’ is the one used in H2014 (p &lt; 0.05/501), and Bonferroni and FDR pertain the multiple testing correction within simulation, as each simulation can give rise to multiple independent false positives.</w:t>
      </w:r>
      <w:ins w:id="664" w:author="Gibran Hemani" w:date="2020-01-15T00:13:00Z">
        <w:r w:rsidR="003805C3" w:rsidRPr="003805C3">
          <w:t xml:space="preserve"> </w:t>
        </w:r>
      </w:ins>
      <w:ins w:id="665" w:author="Gibran Hemani" w:date="2020-01-15T00:16:00Z">
        <w:r w:rsidR="00583F24">
          <w:t xml:space="preserve">Columns </w:t>
        </w:r>
      </w:ins>
      <w:ins w:id="666" w:author="Gibran Hemani" w:date="2020-01-15T00:13:00Z">
        <w:r w:rsidR="003805C3" w:rsidRPr="003805C3">
          <w:t>of plots represent the simulation scenario (Methods).</w:t>
        </w:r>
        <w:r w:rsidR="00583F24">
          <w:t xml:space="preserve"> </w:t>
        </w:r>
      </w:ins>
    </w:p>
    <w:p w14:paraId="3F620D20" w14:textId="4AAB7705" w:rsidR="00C5195D" w:rsidRDefault="00C5195D">
      <w:pPr>
        <w:pStyle w:val="ImageCaption"/>
      </w:pPr>
    </w:p>
    <w:p w14:paraId="2F9E618A" w14:textId="77777777" w:rsidR="00C5195D" w:rsidRDefault="00EE1D21">
      <w:pPr>
        <w:pStyle w:val="CaptionedFigure"/>
      </w:pPr>
      <w:r>
        <w:rPr>
          <w:noProof/>
        </w:rPr>
        <w:lastRenderedPageBreak/>
        <w:drawing>
          <wp:inline distT="0" distB="0" distL="0" distR="0" wp14:anchorId="0EAB8F07" wp14:editId="669AB7E3">
            <wp:extent cx="5334000" cy="3810000"/>
            <wp:effectExtent l="0" t="0" r="0" b="0"/>
            <wp:docPr id="7" name="Picture" descr="Figure 7: Test statistic inflation (y-axis) due to measurement error of the additive causal variant. Here a tagging variant and an unlinked variant for interaction, and the causal variant is included as a covariate. There is varying amounts of measurement error of the causal variant (x-axis), and LD between the the tagging variant and causal variant (colours). When there is no measurement imprecision, there is no test statistic inflation. When there is measurement imprecision the only scenarios in which there is no test statistic inflation is if the tagging variant (which is being tested for interaction) has LD r^2 of 0 or 1 with the true causal variant."/>
            <wp:cNvGraphicFramePr/>
            <a:graphic xmlns:a="http://schemas.openxmlformats.org/drawingml/2006/main">
              <a:graphicData uri="http://schemas.openxmlformats.org/drawingml/2006/picture">
                <pic:pic xmlns:pic="http://schemas.openxmlformats.org/drawingml/2006/picture">
                  <pic:nvPicPr>
                    <pic:cNvPr id="0" name="Picture" descr="figures/measurementerror.png"/>
                    <pic:cNvPicPr>
                      <a:picLocks noChangeAspect="1" noChangeArrowheads="1"/>
                    </pic:cNvPicPr>
                  </pic:nvPicPr>
                  <pic:blipFill>
                    <a:blip r:embed="rId23"/>
                    <a:stretch>
                      <a:fillRect/>
                    </a:stretch>
                  </pic:blipFill>
                  <pic:spPr bwMode="auto">
                    <a:xfrm>
                      <a:off x="0" y="0"/>
                      <a:ext cx="5334000" cy="3810000"/>
                    </a:xfrm>
                    <a:prstGeom prst="rect">
                      <a:avLst/>
                    </a:prstGeom>
                    <a:noFill/>
                    <a:ln w="9525">
                      <a:noFill/>
                      <a:headEnd/>
                      <a:tailEnd/>
                    </a:ln>
                  </pic:spPr>
                </pic:pic>
              </a:graphicData>
            </a:graphic>
          </wp:inline>
        </w:drawing>
      </w:r>
    </w:p>
    <w:p w14:paraId="6A10A799" w14:textId="77777777" w:rsidR="00C5195D" w:rsidRDefault="00EE1D21">
      <w:pPr>
        <w:pStyle w:val="ImageCaption"/>
      </w:pPr>
      <w:r>
        <w:t xml:space="preserve">Figure 7: Test statistic inflation (y-axis) due to measurement error of the additive causal variant. Here a tagging variant and an unlinked variant for interaction, and the causal variant is included as a covariate. There </w:t>
      </w:r>
      <w:proofErr w:type="gramStart"/>
      <w:r>
        <w:t>is</w:t>
      </w:r>
      <w:proofErr w:type="gramEnd"/>
      <w:r>
        <w:t xml:space="preserve"> varying amounts of measurement error of the causal variant (x-axis), and LD between the </w:t>
      </w:r>
      <w:proofErr w:type="spellStart"/>
      <w:r>
        <w:t>the</w:t>
      </w:r>
      <w:proofErr w:type="spellEnd"/>
      <w:r>
        <w:t xml:space="preserve"> tagging variant and causal variant (</w:t>
      </w:r>
      <w:proofErr w:type="spellStart"/>
      <w:r>
        <w:t>colours</w:t>
      </w:r>
      <w:proofErr w:type="spellEnd"/>
      <w:r>
        <w:t xml:space="preserve">). When there is no measurement imprecision, there is no test statistic inflation. When there is measurement imprecision the only scenarios in which there is no test statistic inflation is if the tagging variant (which is being tested for interaction) has LD </w:t>
      </w:r>
      <m:oMath>
        <m:sSup>
          <m:sSupPr>
            <m:ctrlPr>
              <w:ins w:id="667" w:author="Gibran Hemani" w:date="2020-01-14T08:59:00Z">
                <w:rPr>
                  <w:rFonts w:ascii="Cambria Math" w:hAnsi="Cambria Math"/>
                </w:rPr>
              </w:ins>
            </m:ctrlPr>
          </m:sSupPr>
          <m:e>
            <m:r>
              <w:rPr>
                <w:rFonts w:ascii="Cambria Math" w:hAnsi="Cambria Math"/>
              </w:rPr>
              <m:t>r</m:t>
            </m:r>
          </m:e>
          <m:sup>
            <m:r>
              <w:rPr>
                <w:rFonts w:ascii="Cambria Math" w:hAnsi="Cambria Math"/>
              </w:rPr>
              <m:t>2</m:t>
            </m:r>
          </m:sup>
        </m:sSup>
      </m:oMath>
      <w:r>
        <w:t xml:space="preserve"> of 0 or 1 with the true causal variant.</w:t>
      </w:r>
    </w:p>
    <w:p w14:paraId="1BFA88D4" w14:textId="77777777" w:rsidR="00C5195D" w:rsidRDefault="00EE1D21">
      <w:pPr>
        <w:pStyle w:val="CaptionedFigure"/>
      </w:pPr>
      <w:r>
        <w:rPr>
          <w:noProof/>
        </w:rPr>
        <w:lastRenderedPageBreak/>
        <w:drawing>
          <wp:inline distT="0" distB="0" distL="0" distR="0" wp14:anchorId="588D7015" wp14:editId="4511AFB1">
            <wp:extent cx="5334000" cy="3111500"/>
            <wp:effectExtent l="0" t="0" r="0" b="0"/>
            <wp:docPr id="8" name="Picture" descr="Figure 8: Genomic inflation factors (y-axis) estimated for interaction test statistics across a range of values for the variance explained by the additive effect (x-axis). Each line (colours) represents a different data scenario."/>
            <wp:cNvGraphicFramePr/>
            <a:graphic xmlns:a="http://schemas.openxmlformats.org/drawingml/2006/main">
              <a:graphicData uri="http://schemas.openxmlformats.org/drawingml/2006/picture">
                <pic:pic xmlns:pic="http://schemas.openxmlformats.org/drawingml/2006/picture">
                  <pic:nvPicPr>
                    <pic:cNvPr id="0" name="Picture" descr="figures/fig4.pdf"/>
                    <pic:cNvPicPr>
                      <a:picLocks noChangeAspect="1" noChangeArrowheads="1"/>
                    </pic:cNvPicPr>
                  </pic:nvPicPr>
                  <pic:blipFill>
                    <a:blip r:embed="rId24"/>
                    <a:stretch>
                      <a:fillRect/>
                    </a:stretch>
                  </pic:blipFill>
                  <pic:spPr bwMode="auto">
                    <a:xfrm>
                      <a:off x="0" y="0"/>
                      <a:ext cx="5334000" cy="3111500"/>
                    </a:xfrm>
                    <a:prstGeom prst="rect">
                      <a:avLst/>
                    </a:prstGeom>
                    <a:noFill/>
                    <a:ln w="9525">
                      <a:noFill/>
                      <a:headEnd/>
                      <a:tailEnd/>
                    </a:ln>
                  </pic:spPr>
                </pic:pic>
              </a:graphicData>
            </a:graphic>
          </wp:inline>
        </w:drawing>
      </w:r>
    </w:p>
    <w:p w14:paraId="755FE43C" w14:textId="77777777" w:rsidR="00C5195D" w:rsidRDefault="00EE1D21">
      <w:pPr>
        <w:pStyle w:val="ImageCaption"/>
      </w:pPr>
      <w:r>
        <w:t>Figure 8: Genomic inflation factors (y-axis) estimated for interaction test statistics across a range of values for the variance explained by the additive effect (x-axis). Each line (</w:t>
      </w:r>
      <w:proofErr w:type="spellStart"/>
      <w:r>
        <w:t>colours</w:t>
      </w:r>
      <w:proofErr w:type="spellEnd"/>
      <w:r>
        <w:t>) represents a different data scenario.</w:t>
      </w:r>
    </w:p>
    <w:p w14:paraId="7AC3CCFA" w14:textId="77777777" w:rsidR="00FF30D8" w:rsidRDefault="00FF30D8">
      <w:r>
        <w:br w:type="page"/>
      </w:r>
    </w:p>
    <w:p w14:paraId="449B8456" w14:textId="77777777" w:rsidR="00C5195D" w:rsidRDefault="00EE1D21">
      <w:pPr>
        <w:pStyle w:val="CaptionedFigure"/>
      </w:pPr>
      <w:r>
        <w:rPr>
          <w:noProof/>
        </w:rPr>
        <w:lastRenderedPageBreak/>
        <w:drawing>
          <wp:inline distT="0" distB="0" distL="0" distR="0" wp14:anchorId="528DFFE0" wp14:editId="2C9E27C4">
            <wp:extent cx="5334000" cy="3810000"/>
            <wp:effectExtent l="0" t="0" r="0" b="0"/>
            <wp:docPr id="9" name="Picture" descr="Figure 9: Heterogeneity in the additive causal effect across individuals can induce test statistic inflation (y-axis), even when the true causal variant is measured perfectly and included as a covariate in the linear model. Here the average causal effect explains 50% of the variance of the phenotype, but the proportion of this that is due to heterogeneity of the causal effect on the phenotype varies (x-axis). Only when there is no heterogeneity is there no inflation of the interaction test statistic (colours)."/>
            <wp:cNvGraphicFramePr/>
            <a:graphic xmlns:a="http://schemas.openxmlformats.org/drawingml/2006/main">
              <a:graphicData uri="http://schemas.openxmlformats.org/drawingml/2006/picture">
                <pic:pic xmlns:pic="http://schemas.openxmlformats.org/drawingml/2006/picture">
                  <pic:nvPicPr>
                    <pic:cNvPr id="0" name="Picture" descr="figures/pointestimation.png"/>
                    <pic:cNvPicPr>
                      <a:picLocks noChangeAspect="1" noChangeArrowheads="1"/>
                    </pic:cNvPicPr>
                  </pic:nvPicPr>
                  <pic:blipFill>
                    <a:blip r:embed="rId25"/>
                    <a:stretch>
                      <a:fillRect/>
                    </a:stretch>
                  </pic:blipFill>
                  <pic:spPr bwMode="auto">
                    <a:xfrm>
                      <a:off x="0" y="0"/>
                      <a:ext cx="5334000" cy="3810000"/>
                    </a:xfrm>
                    <a:prstGeom prst="rect">
                      <a:avLst/>
                    </a:prstGeom>
                    <a:noFill/>
                    <a:ln w="9525">
                      <a:noFill/>
                      <a:headEnd/>
                      <a:tailEnd/>
                    </a:ln>
                  </pic:spPr>
                </pic:pic>
              </a:graphicData>
            </a:graphic>
          </wp:inline>
        </w:drawing>
      </w:r>
    </w:p>
    <w:p w14:paraId="1D30B847" w14:textId="77777777" w:rsidR="00D229D5" w:rsidRDefault="00EE1D21">
      <w:pPr>
        <w:pStyle w:val="ImageCaption"/>
      </w:pPr>
      <w:r>
        <w:t>Figure 9: Heterogeneity in the additive causal effect across individuals can induce test statistic inflation (y-axis), even when the true causal variant is measured perfectly and included as a covariate in the linear model. Here the average causal effect explains 50% of the variance of the phenotype, but the proportion of this that is due to heterogeneity of the causal effect on the phenotype varies (x-axis). Only when there is no heterogeneity is there no inflation of the interaction test statistic (</w:t>
      </w:r>
      <w:proofErr w:type="spellStart"/>
      <w:r>
        <w:t>colours</w:t>
      </w:r>
      <w:proofErr w:type="spellEnd"/>
      <w:r>
        <w:t>).</w:t>
      </w:r>
    </w:p>
    <w:p w14:paraId="711A37E2" w14:textId="77777777" w:rsidR="00D229D5" w:rsidRDefault="00D229D5" w:rsidP="00D229D5">
      <w:pPr>
        <w:pStyle w:val="BodyText"/>
      </w:pPr>
      <w:r>
        <w:br w:type="page"/>
      </w:r>
    </w:p>
    <w:p w14:paraId="2C1E7496" w14:textId="77777777" w:rsidR="00F573F2" w:rsidRDefault="00F573F2" w:rsidP="00F573F2">
      <w:pPr>
        <w:pStyle w:val="Heading2"/>
      </w:pPr>
      <w:r>
        <w:lastRenderedPageBreak/>
        <w:t>Acknowledgements</w:t>
      </w:r>
    </w:p>
    <w:p w14:paraId="276B606E" w14:textId="77777777" w:rsidR="00F573F2" w:rsidRDefault="00F573F2" w:rsidP="00F573F2">
      <w:pPr>
        <w:jc w:val="both"/>
      </w:pPr>
      <w:r>
        <w:t xml:space="preserve">GH was funded by the </w:t>
      </w:r>
      <w:proofErr w:type="spellStart"/>
      <w:r>
        <w:t>Wellcome</w:t>
      </w:r>
      <w:proofErr w:type="spellEnd"/>
      <w:r>
        <w:t xml:space="preserve"> Trust and Royal Society [</w:t>
      </w:r>
      <w:r w:rsidRPr="009C1170">
        <w:t>208806/Z/17/Z</w:t>
      </w:r>
      <w:r>
        <w:t xml:space="preserve">]. JEP is supported by National Health and Medical Research Council Fellowship (APP1107599). </w:t>
      </w:r>
    </w:p>
    <w:p w14:paraId="5D5F2FCE" w14:textId="77777777" w:rsidR="00F573F2" w:rsidRPr="00D229D5" w:rsidRDefault="00F573F2" w:rsidP="00F573F2">
      <w:pPr>
        <w:pStyle w:val="BodyText"/>
      </w:pPr>
    </w:p>
    <w:p w14:paraId="15DECCDE" w14:textId="77777777" w:rsidR="00C5195D" w:rsidRDefault="00D229D5" w:rsidP="004C7C54">
      <w:pPr>
        <w:pStyle w:val="Heading2"/>
      </w:pPr>
      <w:r>
        <w:t>References</w:t>
      </w:r>
    </w:p>
    <w:p w14:paraId="7E228623" w14:textId="6416A4DD" w:rsidR="002B59C8" w:rsidRPr="002B59C8" w:rsidRDefault="00D229D5" w:rsidP="002B59C8">
      <w:pPr>
        <w:widowControl w:val="0"/>
        <w:autoSpaceDE w:val="0"/>
        <w:autoSpaceDN w:val="0"/>
        <w:adjustRightInd w:val="0"/>
        <w:spacing w:before="180" w:after="180"/>
        <w:ind w:left="640" w:hanging="640"/>
        <w:rPr>
          <w:rFonts w:ascii="Cambria" w:hAnsi="Cambria" w:cs="Times New Roman"/>
          <w:noProof/>
        </w:rPr>
      </w:pPr>
      <w:r>
        <w:fldChar w:fldCharType="begin" w:fldLock="1"/>
      </w:r>
      <w:r>
        <w:instrText xml:space="preserve">ADDIN Mendeley Bibliography CSL_BIBLIOGRAPHY </w:instrText>
      </w:r>
      <w:r>
        <w:fldChar w:fldCharType="separate"/>
      </w:r>
      <w:r w:rsidR="002B59C8" w:rsidRPr="002B59C8">
        <w:rPr>
          <w:rFonts w:ascii="Cambria" w:hAnsi="Cambria" w:cs="Times New Roman"/>
          <w:noProof/>
        </w:rPr>
        <w:t>1.</w:t>
      </w:r>
      <w:r w:rsidR="002B59C8" w:rsidRPr="002B59C8">
        <w:rPr>
          <w:rFonts w:ascii="Cambria" w:hAnsi="Cambria" w:cs="Times New Roman"/>
          <w:noProof/>
        </w:rPr>
        <w:tab/>
        <w:t xml:space="preserve">Carlborg, O. &amp; Haley, C. S. Epistasis: too often neglected in complex trait studies? </w:t>
      </w:r>
      <w:r w:rsidR="002B59C8" w:rsidRPr="002B59C8">
        <w:rPr>
          <w:rFonts w:ascii="Cambria" w:hAnsi="Cambria" w:cs="Times New Roman"/>
          <w:i/>
          <w:iCs/>
          <w:noProof/>
        </w:rPr>
        <w:t>Nat. Rev. Genet.</w:t>
      </w:r>
      <w:r w:rsidR="002B59C8" w:rsidRPr="002B59C8">
        <w:rPr>
          <w:rFonts w:ascii="Cambria" w:hAnsi="Cambria" w:cs="Times New Roman"/>
          <w:noProof/>
        </w:rPr>
        <w:t xml:space="preserve"> </w:t>
      </w:r>
      <w:r w:rsidR="002B59C8" w:rsidRPr="002B59C8">
        <w:rPr>
          <w:rFonts w:ascii="Cambria" w:hAnsi="Cambria" w:cs="Times New Roman"/>
          <w:b/>
          <w:bCs/>
          <w:noProof/>
        </w:rPr>
        <w:t>5</w:t>
      </w:r>
      <w:r w:rsidR="002B59C8" w:rsidRPr="002B59C8">
        <w:rPr>
          <w:rFonts w:ascii="Cambria" w:hAnsi="Cambria" w:cs="Times New Roman"/>
          <w:noProof/>
        </w:rPr>
        <w:t>, 618–25 (2004).</w:t>
      </w:r>
    </w:p>
    <w:p w14:paraId="0D80EECB"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2.</w:t>
      </w:r>
      <w:r w:rsidRPr="002B59C8">
        <w:rPr>
          <w:rFonts w:ascii="Cambria" w:hAnsi="Cambria" w:cs="Times New Roman"/>
          <w:noProof/>
        </w:rPr>
        <w:tab/>
        <w:t xml:space="preserve">Wei, W.-H., Hemani, G. &amp; Haley, C. S. Detecting epistasis in human complex traits. </w:t>
      </w:r>
      <w:r w:rsidRPr="002B59C8">
        <w:rPr>
          <w:rFonts w:ascii="Cambria" w:hAnsi="Cambria" w:cs="Times New Roman"/>
          <w:i/>
          <w:iCs/>
          <w:noProof/>
        </w:rPr>
        <w:t>Nat. Rev. Genet.</w:t>
      </w:r>
      <w:r w:rsidRPr="002B59C8">
        <w:rPr>
          <w:rFonts w:ascii="Cambria" w:hAnsi="Cambria" w:cs="Times New Roman"/>
          <w:noProof/>
        </w:rPr>
        <w:t xml:space="preserve"> (2014). doi:10.1038/nrg3747</w:t>
      </w:r>
    </w:p>
    <w:p w14:paraId="2655A1D0"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3.</w:t>
      </w:r>
      <w:r w:rsidRPr="002B59C8">
        <w:rPr>
          <w:rFonts w:ascii="Cambria" w:hAnsi="Cambria" w:cs="Times New Roman"/>
          <w:noProof/>
        </w:rPr>
        <w:tab/>
        <w:t xml:space="preserve">Hill, W. G., Goddard, M. E. &amp; Visscher, P. M. Data and Theory Point to Mainly Additive Genetic Variance for Complex Traits. </w:t>
      </w:r>
      <w:r w:rsidRPr="002B59C8">
        <w:rPr>
          <w:rFonts w:ascii="Cambria" w:hAnsi="Cambria" w:cs="Times New Roman"/>
          <w:i/>
          <w:iCs/>
          <w:noProof/>
        </w:rPr>
        <w:t>PLoS Genet.</w:t>
      </w:r>
      <w:r w:rsidRPr="002B59C8">
        <w:rPr>
          <w:rFonts w:ascii="Cambria" w:hAnsi="Cambria" w:cs="Times New Roman"/>
          <w:noProof/>
        </w:rPr>
        <w:t xml:space="preserve"> </w:t>
      </w:r>
      <w:r w:rsidRPr="002B59C8">
        <w:rPr>
          <w:rFonts w:ascii="Cambria" w:hAnsi="Cambria" w:cs="Times New Roman"/>
          <w:b/>
          <w:bCs/>
          <w:noProof/>
        </w:rPr>
        <w:t>4</w:t>
      </w:r>
      <w:r w:rsidRPr="002B59C8">
        <w:rPr>
          <w:rFonts w:ascii="Cambria" w:hAnsi="Cambria" w:cs="Times New Roman"/>
          <w:noProof/>
        </w:rPr>
        <w:t>, (2008).</w:t>
      </w:r>
    </w:p>
    <w:p w14:paraId="3E2D67A7"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4.</w:t>
      </w:r>
      <w:r w:rsidRPr="002B59C8">
        <w:rPr>
          <w:rFonts w:ascii="Cambria" w:hAnsi="Cambria" w:cs="Times New Roman"/>
          <w:noProof/>
        </w:rPr>
        <w:tab/>
        <w:t xml:space="preserve">Hemani, G. </w:t>
      </w:r>
      <w:r w:rsidRPr="002B59C8">
        <w:rPr>
          <w:rFonts w:ascii="Cambria" w:hAnsi="Cambria" w:cs="Times New Roman"/>
          <w:i/>
          <w:iCs/>
          <w:noProof/>
        </w:rPr>
        <w:t>et al.</w:t>
      </w:r>
      <w:r w:rsidRPr="002B59C8">
        <w:rPr>
          <w:rFonts w:ascii="Cambria" w:hAnsi="Cambria" w:cs="Times New Roman"/>
          <w:noProof/>
        </w:rPr>
        <w:t xml:space="preserve"> Detection and replication of epistasis influencing transcription in humans. </w:t>
      </w:r>
      <w:r w:rsidRPr="002B59C8">
        <w:rPr>
          <w:rFonts w:ascii="Cambria" w:hAnsi="Cambria" w:cs="Times New Roman"/>
          <w:i/>
          <w:iCs/>
          <w:noProof/>
        </w:rPr>
        <w:t>Nature</w:t>
      </w:r>
      <w:r w:rsidRPr="002B59C8">
        <w:rPr>
          <w:rFonts w:ascii="Cambria" w:hAnsi="Cambria" w:cs="Times New Roman"/>
          <w:noProof/>
        </w:rPr>
        <w:t xml:space="preserve"> </w:t>
      </w:r>
      <w:r w:rsidRPr="002B59C8">
        <w:rPr>
          <w:rFonts w:ascii="Cambria" w:hAnsi="Cambria" w:cs="Times New Roman"/>
          <w:b/>
          <w:bCs/>
          <w:noProof/>
        </w:rPr>
        <w:t>10</w:t>
      </w:r>
      <w:r w:rsidRPr="002B59C8">
        <w:rPr>
          <w:rFonts w:ascii="Cambria" w:hAnsi="Cambria" w:cs="Times New Roman"/>
          <w:noProof/>
        </w:rPr>
        <w:t>, 249–53 (2014).</w:t>
      </w:r>
    </w:p>
    <w:p w14:paraId="6EEE4942"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5.</w:t>
      </w:r>
      <w:r w:rsidRPr="002B59C8">
        <w:rPr>
          <w:rFonts w:ascii="Cambria" w:hAnsi="Cambria" w:cs="Times New Roman"/>
          <w:noProof/>
        </w:rPr>
        <w:tab/>
        <w:t xml:space="preserve">Visscher, P. M., Hill, W. G. &amp; Wray, N. R. Heritability in the genomics era [mdash] concepts and misconceptions. </w:t>
      </w:r>
      <w:r w:rsidRPr="002B59C8">
        <w:rPr>
          <w:rFonts w:ascii="Cambria" w:hAnsi="Cambria" w:cs="Times New Roman"/>
          <w:i/>
          <w:iCs/>
          <w:noProof/>
        </w:rPr>
        <w:t>Nat. Rev. Genet.</w:t>
      </w:r>
      <w:r w:rsidRPr="002B59C8">
        <w:rPr>
          <w:rFonts w:ascii="Cambria" w:hAnsi="Cambria" w:cs="Times New Roman"/>
          <w:noProof/>
        </w:rPr>
        <w:t xml:space="preserve"> </w:t>
      </w:r>
      <w:r w:rsidRPr="002B59C8">
        <w:rPr>
          <w:rFonts w:ascii="Cambria" w:hAnsi="Cambria" w:cs="Times New Roman"/>
          <w:b/>
          <w:bCs/>
          <w:noProof/>
        </w:rPr>
        <w:t>9</w:t>
      </w:r>
      <w:r w:rsidRPr="002B59C8">
        <w:rPr>
          <w:rFonts w:ascii="Cambria" w:hAnsi="Cambria" w:cs="Times New Roman"/>
          <w:noProof/>
        </w:rPr>
        <w:t>, 255–266 (2008).</w:t>
      </w:r>
    </w:p>
    <w:p w14:paraId="467D4FC7"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6.</w:t>
      </w:r>
      <w:r w:rsidRPr="002B59C8">
        <w:rPr>
          <w:rFonts w:ascii="Cambria" w:hAnsi="Cambria" w:cs="Times New Roman"/>
          <w:noProof/>
        </w:rPr>
        <w:tab/>
        <w:t xml:space="preserve">Hemani, G., Knott, S. &amp; Haley, C. An evolutionary perspective on epistasis and the missing heritability. </w:t>
      </w:r>
      <w:r w:rsidRPr="002B59C8">
        <w:rPr>
          <w:rFonts w:ascii="Cambria" w:hAnsi="Cambria" w:cs="Times New Roman"/>
          <w:i/>
          <w:iCs/>
          <w:noProof/>
        </w:rPr>
        <w:t>PLoS Genet</w:t>
      </w:r>
      <w:r w:rsidRPr="002B59C8">
        <w:rPr>
          <w:rFonts w:ascii="Cambria" w:hAnsi="Cambria" w:cs="Times New Roman"/>
          <w:noProof/>
        </w:rPr>
        <w:t xml:space="preserve"> </w:t>
      </w:r>
      <w:r w:rsidRPr="002B59C8">
        <w:rPr>
          <w:rFonts w:ascii="Cambria" w:hAnsi="Cambria" w:cs="Times New Roman"/>
          <w:b/>
          <w:bCs/>
          <w:noProof/>
        </w:rPr>
        <w:t>9</w:t>
      </w:r>
      <w:r w:rsidRPr="002B59C8">
        <w:rPr>
          <w:rFonts w:ascii="Cambria" w:hAnsi="Cambria" w:cs="Times New Roman"/>
          <w:noProof/>
        </w:rPr>
        <w:t>, e1003295 (2013).</w:t>
      </w:r>
    </w:p>
    <w:p w14:paraId="506A6739"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7.</w:t>
      </w:r>
      <w:r w:rsidRPr="002B59C8">
        <w:rPr>
          <w:rFonts w:ascii="Cambria" w:hAnsi="Cambria" w:cs="Times New Roman"/>
          <w:noProof/>
        </w:rPr>
        <w:tab/>
        <w:t xml:space="preserve">Brown, A. A. </w:t>
      </w:r>
      <w:r w:rsidRPr="002B59C8">
        <w:rPr>
          <w:rFonts w:ascii="Cambria" w:hAnsi="Cambria" w:cs="Times New Roman"/>
          <w:i/>
          <w:iCs/>
          <w:noProof/>
        </w:rPr>
        <w:t>et al.</w:t>
      </w:r>
      <w:r w:rsidRPr="002B59C8">
        <w:rPr>
          <w:rFonts w:ascii="Cambria" w:hAnsi="Cambria" w:cs="Times New Roman"/>
          <w:noProof/>
        </w:rPr>
        <w:t xml:space="preserve"> Genetic interactions affecting human gene expression identified by variance association mapping. </w:t>
      </w:r>
      <w:r w:rsidRPr="002B59C8">
        <w:rPr>
          <w:rFonts w:ascii="Cambria" w:hAnsi="Cambria" w:cs="Times New Roman"/>
          <w:i/>
          <w:iCs/>
          <w:noProof/>
        </w:rPr>
        <w:t>Elife</w:t>
      </w:r>
      <w:r w:rsidRPr="002B59C8">
        <w:rPr>
          <w:rFonts w:ascii="Cambria" w:hAnsi="Cambria" w:cs="Times New Roman"/>
          <w:noProof/>
        </w:rPr>
        <w:t xml:space="preserve"> 10.7554/eLife.01381 (2014). doi:http://dx.doi.org/10.7554/eLife.01381</w:t>
      </w:r>
    </w:p>
    <w:p w14:paraId="1D06DF0F"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8.</w:t>
      </w:r>
      <w:r w:rsidRPr="002B59C8">
        <w:rPr>
          <w:rFonts w:ascii="Cambria" w:hAnsi="Cambria" w:cs="Times New Roman"/>
          <w:noProof/>
        </w:rPr>
        <w:tab/>
        <w:t xml:space="preserve">Hemani, G., Theocharidis, A., Wei, W. &amp; Haley, C. EpiGPU: exhaustive pairwise epistasis scans parallelized on consumer level graphics cards. </w:t>
      </w:r>
      <w:r w:rsidRPr="002B59C8">
        <w:rPr>
          <w:rFonts w:ascii="Cambria" w:hAnsi="Cambria" w:cs="Times New Roman"/>
          <w:i/>
          <w:iCs/>
          <w:noProof/>
        </w:rPr>
        <w:t>Bioinformatics</w:t>
      </w:r>
      <w:r w:rsidRPr="002B59C8">
        <w:rPr>
          <w:rFonts w:ascii="Cambria" w:hAnsi="Cambria" w:cs="Times New Roman"/>
          <w:noProof/>
        </w:rPr>
        <w:t xml:space="preserve"> </w:t>
      </w:r>
      <w:r w:rsidRPr="002B59C8">
        <w:rPr>
          <w:rFonts w:ascii="Cambria" w:hAnsi="Cambria" w:cs="Times New Roman"/>
          <w:b/>
          <w:bCs/>
          <w:noProof/>
        </w:rPr>
        <w:t>27</w:t>
      </w:r>
      <w:r w:rsidRPr="002B59C8">
        <w:rPr>
          <w:rFonts w:ascii="Cambria" w:hAnsi="Cambria" w:cs="Times New Roman"/>
          <w:noProof/>
        </w:rPr>
        <w:t>, 1462–5 (2011).</w:t>
      </w:r>
    </w:p>
    <w:p w14:paraId="2BA804C3"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9.</w:t>
      </w:r>
      <w:r w:rsidRPr="002B59C8">
        <w:rPr>
          <w:rFonts w:ascii="Cambria" w:hAnsi="Cambria" w:cs="Times New Roman"/>
          <w:noProof/>
        </w:rPr>
        <w:tab/>
        <w:t xml:space="preserve">Cockerham, C. C. An extension of the concept of partitioning hereditary variance for analysis of covariances among relatives when epistasis is present. </w:t>
      </w:r>
      <w:r w:rsidRPr="002B59C8">
        <w:rPr>
          <w:rFonts w:ascii="Cambria" w:hAnsi="Cambria" w:cs="Times New Roman"/>
          <w:i/>
          <w:iCs/>
          <w:noProof/>
        </w:rPr>
        <w:t>Genetics</w:t>
      </w:r>
      <w:r w:rsidRPr="002B59C8">
        <w:rPr>
          <w:rFonts w:ascii="Cambria" w:hAnsi="Cambria" w:cs="Times New Roman"/>
          <w:noProof/>
        </w:rPr>
        <w:t xml:space="preserve"> </w:t>
      </w:r>
      <w:r w:rsidRPr="002B59C8">
        <w:rPr>
          <w:rFonts w:ascii="Cambria" w:hAnsi="Cambria" w:cs="Times New Roman"/>
          <w:b/>
          <w:bCs/>
          <w:noProof/>
        </w:rPr>
        <w:t>39</w:t>
      </w:r>
      <w:r w:rsidRPr="002B59C8">
        <w:rPr>
          <w:rFonts w:ascii="Cambria" w:hAnsi="Cambria" w:cs="Times New Roman"/>
          <w:noProof/>
        </w:rPr>
        <w:t>, 859–882 (1954).</w:t>
      </w:r>
    </w:p>
    <w:p w14:paraId="67CB7D29"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10.</w:t>
      </w:r>
      <w:r w:rsidRPr="002B59C8">
        <w:rPr>
          <w:rFonts w:ascii="Cambria" w:hAnsi="Cambria" w:cs="Times New Roman"/>
          <w:noProof/>
        </w:rPr>
        <w:tab/>
        <w:t xml:space="preserve">Cordell, H. J. Epistasis: what it means, what it doesn’t mean, and statistical methods to detect it in humans. </w:t>
      </w:r>
      <w:r w:rsidRPr="002B59C8">
        <w:rPr>
          <w:rFonts w:ascii="Cambria" w:hAnsi="Cambria" w:cs="Times New Roman"/>
          <w:i/>
          <w:iCs/>
          <w:noProof/>
        </w:rPr>
        <w:t>Hum. Mol. Genet.</w:t>
      </w:r>
      <w:r w:rsidRPr="002B59C8">
        <w:rPr>
          <w:rFonts w:ascii="Cambria" w:hAnsi="Cambria" w:cs="Times New Roman"/>
          <w:noProof/>
        </w:rPr>
        <w:t xml:space="preserve"> </w:t>
      </w:r>
      <w:r w:rsidRPr="002B59C8">
        <w:rPr>
          <w:rFonts w:ascii="Cambria" w:hAnsi="Cambria" w:cs="Times New Roman"/>
          <w:b/>
          <w:bCs/>
          <w:noProof/>
        </w:rPr>
        <w:t>11</w:t>
      </w:r>
      <w:r w:rsidRPr="002B59C8">
        <w:rPr>
          <w:rFonts w:ascii="Cambria" w:hAnsi="Cambria" w:cs="Times New Roman"/>
          <w:noProof/>
        </w:rPr>
        <w:t>, 2463–2468 (2002).</w:t>
      </w:r>
    </w:p>
    <w:p w14:paraId="048D8350"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11.</w:t>
      </w:r>
      <w:r w:rsidRPr="002B59C8">
        <w:rPr>
          <w:rFonts w:ascii="Cambria" w:hAnsi="Cambria" w:cs="Times New Roman"/>
          <w:noProof/>
        </w:rPr>
        <w:tab/>
        <w:t xml:space="preserve">Wood, A. R. </w:t>
      </w:r>
      <w:r w:rsidRPr="002B59C8">
        <w:rPr>
          <w:rFonts w:ascii="Cambria" w:hAnsi="Cambria" w:cs="Times New Roman"/>
          <w:i/>
          <w:iCs/>
          <w:noProof/>
        </w:rPr>
        <w:t>et al.</w:t>
      </w:r>
      <w:r w:rsidRPr="002B59C8">
        <w:rPr>
          <w:rFonts w:ascii="Cambria" w:hAnsi="Cambria" w:cs="Times New Roman"/>
          <w:noProof/>
        </w:rPr>
        <w:t xml:space="preserve"> Another explanation for apparent epistasis. </w:t>
      </w:r>
      <w:r w:rsidRPr="002B59C8">
        <w:rPr>
          <w:rFonts w:ascii="Cambria" w:hAnsi="Cambria" w:cs="Times New Roman"/>
          <w:i/>
          <w:iCs/>
          <w:noProof/>
        </w:rPr>
        <w:t>Nature</w:t>
      </w:r>
      <w:r w:rsidRPr="002B59C8">
        <w:rPr>
          <w:rFonts w:ascii="Cambria" w:hAnsi="Cambria" w:cs="Times New Roman"/>
          <w:noProof/>
        </w:rPr>
        <w:t xml:space="preserve"> </w:t>
      </w:r>
      <w:r w:rsidRPr="002B59C8">
        <w:rPr>
          <w:rFonts w:ascii="Cambria" w:hAnsi="Cambria" w:cs="Times New Roman"/>
          <w:b/>
          <w:bCs/>
          <w:noProof/>
        </w:rPr>
        <w:t>514</w:t>
      </w:r>
      <w:r w:rsidRPr="002B59C8">
        <w:rPr>
          <w:rFonts w:ascii="Cambria" w:hAnsi="Cambria" w:cs="Times New Roman"/>
          <w:noProof/>
        </w:rPr>
        <w:t>, E3–E5 (2014).</w:t>
      </w:r>
    </w:p>
    <w:p w14:paraId="43F33960"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12.</w:t>
      </w:r>
      <w:r w:rsidRPr="002B59C8">
        <w:rPr>
          <w:rFonts w:ascii="Cambria" w:hAnsi="Cambria" w:cs="Times New Roman"/>
          <w:noProof/>
        </w:rPr>
        <w:tab/>
        <w:t xml:space="preserve">Hemani, G. </w:t>
      </w:r>
      <w:r w:rsidRPr="002B59C8">
        <w:rPr>
          <w:rFonts w:ascii="Cambria" w:hAnsi="Cambria" w:cs="Times New Roman"/>
          <w:i/>
          <w:iCs/>
          <w:noProof/>
        </w:rPr>
        <w:t>et al.</w:t>
      </w:r>
      <w:r w:rsidRPr="002B59C8">
        <w:rPr>
          <w:rFonts w:ascii="Cambria" w:hAnsi="Cambria" w:cs="Times New Roman"/>
          <w:noProof/>
        </w:rPr>
        <w:t xml:space="preserve"> Another Explanation for Apparent Epistasis. </w:t>
      </w:r>
      <w:r w:rsidRPr="002B59C8">
        <w:rPr>
          <w:rFonts w:ascii="Cambria" w:hAnsi="Cambria" w:cs="Times New Roman"/>
          <w:i/>
          <w:iCs/>
          <w:noProof/>
        </w:rPr>
        <w:t>Nature</w:t>
      </w:r>
      <w:r w:rsidRPr="002B59C8">
        <w:rPr>
          <w:rFonts w:ascii="Cambria" w:hAnsi="Cambria" w:cs="Times New Roman"/>
          <w:noProof/>
        </w:rPr>
        <w:t xml:space="preserve"> </w:t>
      </w:r>
      <w:r w:rsidRPr="002B59C8">
        <w:rPr>
          <w:rFonts w:ascii="Cambria" w:hAnsi="Cambria" w:cs="Times New Roman"/>
          <w:b/>
          <w:bCs/>
          <w:noProof/>
        </w:rPr>
        <w:t>514</w:t>
      </w:r>
      <w:r w:rsidRPr="002B59C8">
        <w:rPr>
          <w:rFonts w:ascii="Cambria" w:hAnsi="Cambria" w:cs="Times New Roman"/>
          <w:noProof/>
        </w:rPr>
        <w:t>, E5 (2014).</w:t>
      </w:r>
    </w:p>
    <w:p w14:paraId="64ED033F"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13.</w:t>
      </w:r>
      <w:r w:rsidRPr="002B59C8">
        <w:rPr>
          <w:rFonts w:ascii="Cambria" w:hAnsi="Cambria" w:cs="Times New Roman"/>
          <w:noProof/>
        </w:rPr>
        <w:tab/>
        <w:t xml:space="preserve">de los Campos, G., Sorensen, D. A. &amp; Toro, M. A. Imperfect Linkage Disequilibrium Generates Phantom Epistasis (&amp;amp; Perils of Big Data). </w:t>
      </w:r>
      <w:r w:rsidRPr="002B59C8">
        <w:rPr>
          <w:rFonts w:ascii="Cambria" w:hAnsi="Cambria" w:cs="Times New Roman"/>
          <w:i/>
          <w:iCs/>
          <w:noProof/>
        </w:rPr>
        <w:t>G3&amp;amp;#58; Genes|Genomes|Genetics</w:t>
      </w:r>
      <w:r w:rsidRPr="002B59C8">
        <w:rPr>
          <w:rFonts w:ascii="Cambria" w:hAnsi="Cambria" w:cs="Times New Roman"/>
          <w:noProof/>
        </w:rPr>
        <w:t xml:space="preserve"> </w:t>
      </w:r>
      <w:r w:rsidRPr="002B59C8">
        <w:rPr>
          <w:rFonts w:ascii="Cambria" w:hAnsi="Cambria" w:cs="Times New Roman"/>
          <w:b/>
          <w:bCs/>
          <w:noProof/>
        </w:rPr>
        <w:t>9</w:t>
      </w:r>
      <w:r w:rsidRPr="002B59C8">
        <w:rPr>
          <w:rFonts w:ascii="Cambria" w:hAnsi="Cambria" w:cs="Times New Roman"/>
          <w:noProof/>
        </w:rPr>
        <w:t>, 1429–1436 (2019).</w:t>
      </w:r>
    </w:p>
    <w:p w14:paraId="73A26CE3"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lastRenderedPageBreak/>
        <w:t>14.</w:t>
      </w:r>
      <w:r w:rsidRPr="002B59C8">
        <w:rPr>
          <w:rFonts w:ascii="Cambria" w:hAnsi="Cambria" w:cs="Times New Roman"/>
          <w:noProof/>
        </w:rPr>
        <w:tab/>
        <w:t xml:space="preserve">Yang, J. </w:t>
      </w:r>
      <w:r w:rsidRPr="002B59C8">
        <w:rPr>
          <w:rFonts w:ascii="Cambria" w:hAnsi="Cambria" w:cs="Times New Roman"/>
          <w:i/>
          <w:iCs/>
          <w:noProof/>
        </w:rPr>
        <w:t>et al.</w:t>
      </w:r>
      <w:r w:rsidRPr="002B59C8">
        <w:rPr>
          <w:rFonts w:ascii="Cambria" w:hAnsi="Cambria" w:cs="Times New Roman"/>
          <w:noProof/>
        </w:rPr>
        <w:t xml:space="preserve"> Genomic inflation factors under polygenic inheritance. </w:t>
      </w:r>
      <w:r w:rsidRPr="002B59C8">
        <w:rPr>
          <w:rFonts w:ascii="Cambria" w:hAnsi="Cambria" w:cs="Times New Roman"/>
          <w:i/>
          <w:iCs/>
          <w:noProof/>
        </w:rPr>
        <w:t>Eur. J. Hum. Genet.</w:t>
      </w:r>
      <w:r w:rsidRPr="002B59C8">
        <w:rPr>
          <w:rFonts w:ascii="Cambria" w:hAnsi="Cambria" w:cs="Times New Roman"/>
          <w:noProof/>
        </w:rPr>
        <w:t xml:space="preserve"> </w:t>
      </w:r>
      <w:r w:rsidRPr="002B59C8">
        <w:rPr>
          <w:rFonts w:ascii="Cambria" w:hAnsi="Cambria" w:cs="Times New Roman"/>
          <w:b/>
          <w:bCs/>
          <w:noProof/>
        </w:rPr>
        <w:t>19</w:t>
      </w:r>
      <w:r w:rsidRPr="002B59C8">
        <w:rPr>
          <w:rFonts w:ascii="Cambria" w:hAnsi="Cambria" w:cs="Times New Roman"/>
          <w:noProof/>
        </w:rPr>
        <w:t>, 807–12 (2011).</w:t>
      </w:r>
    </w:p>
    <w:p w14:paraId="39383AF9"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15.</w:t>
      </w:r>
      <w:r w:rsidRPr="002B59C8">
        <w:rPr>
          <w:rFonts w:ascii="Cambria" w:hAnsi="Cambria" w:cs="Times New Roman"/>
          <w:noProof/>
        </w:rPr>
        <w:tab/>
        <w:t xml:space="preserve">Yang, J. </w:t>
      </w:r>
      <w:r w:rsidRPr="002B59C8">
        <w:rPr>
          <w:rFonts w:ascii="Cambria" w:hAnsi="Cambria" w:cs="Times New Roman"/>
          <w:i/>
          <w:iCs/>
          <w:noProof/>
        </w:rPr>
        <w:t>et al.</w:t>
      </w:r>
      <w:r w:rsidRPr="002B59C8">
        <w:rPr>
          <w:rFonts w:ascii="Cambria" w:hAnsi="Cambria" w:cs="Times New Roman"/>
          <w:noProof/>
        </w:rPr>
        <w:t xml:space="preserve"> Genetic variance estimation with imputed variants finds negligible missing heritability for human height and body mass index. </w:t>
      </w:r>
      <w:r w:rsidRPr="002B59C8">
        <w:rPr>
          <w:rFonts w:ascii="Cambria" w:hAnsi="Cambria" w:cs="Times New Roman"/>
          <w:i/>
          <w:iCs/>
          <w:noProof/>
        </w:rPr>
        <w:t>Nat. Genet.</w:t>
      </w:r>
      <w:r w:rsidRPr="002B59C8">
        <w:rPr>
          <w:rFonts w:ascii="Cambria" w:hAnsi="Cambria" w:cs="Times New Roman"/>
          <w:noProof/>
        </w:rPr>
        <w:t xml:space="preserve"> (2015).</w:t>
      </w:r>
    </w:p>
    <w:p w14:paraId="3D3B3BB2"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16.</w:t>
      </w:r>
      <w:r w:rsidRPr="002B59C8">
        <w:rPr>
          <w:rFonts w:ascii="Cambria" w:hAnsi="Cambria" w:cs="Times New Roman"/>
          <w:noProof/>
        </w:rPr>
        <w:tab/>
        <w:t xml:space="preserve">The International Hapmap Consortium. The International HapMap Project. </w:t>
      </w:r>
      <w:r w:rsidRPr="002B59C8">
        <w:rPr>
          <w:rFonts w:ascii="Cambria" w:hAnsi="Cambria" w:cs="Times New Roman"/>
          <w:i/>
          <w:iCs/>
          <w:noProof/>
        </w:rPr>
        <w:t>Nature</w:t>
      </w:r>
      <w:r w:rsidRPr="002B59C8">
        <w:rPr>
          <w:rFonts w:ascii="Cambria" w:hAnsi="Cambria" w:cs="Times New Roman"/>
          <w:noProof/>
        </w:rPr>
        <w:t xml:space="preserve"> </w:t>
      </w:r>
      <w:r w:rsidRPr="002B59C8">
        <w:rPr>
          <w:rFonts w:ascii="Cambria" w:hAnsi="Cambria" w:cs="Times New Roman"/>
          <w:b/>
          <w:bCs/>
          <w:noProof/>
        </w:rPr>
        <w:t>63 Suppl 1</w:t>
      </w:r>
      <w:r w:rsidRPr="002B59C8">
        <w:rPr>
          <w:rFonts w:ascii="Cambria" w:hAnsi="Cambria" w:cs="Times New Roman"/>
          <w:noProof/>
        </w:rPr>
        <w:t>, 29–34 (2005).</w:t>
      </w:r>
    </w:p>
    <w:p w14:paraId="246E0251"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17.</w:t>
      </w:r>
      <w:r w:rsidRPr="002B59C8">
        <w:rPr>
          <w:rFonts w:ascii="Cambria" w:hAnsi="Cambria" w:cs="Times New Roman"/>
          <w:noProof/>
        </w:rPr>
        <w:tab/>
        <w:t xml:space="preserve">The 1000 Genomes Project Consortium </w:t>
      </w:r>
      <w:r w:rsidRPr="002B59C8">
        <w:rPr>
          <w:rFonts w:ascii="Cambria" w:hAnsi="Cambria" w:cs="Times New Roman"/>
          <w:i/>
          <w:iCs/>
          <w:noProof/>
        </w:rPr>
        <w:t>et al.</w:t>
      </w:r>
      <w:r w:rsidRPr="002B59C8">
        <w:rPr>
          <w:rFonts w:ascii="Cambria" w:hAnsi="Cambria" w:cs="Times New Roman"/>
          <w:noProof/>
        </w:rPr>
        <w:t xml:space="preserve"> A global reference for human genetic variation. </w:t>
      </w:r>
      <w:r w:rsidRPr="002B59C8">
        <w:rPr>
          <w:rFonts w:ascii="Cambria" w:hAnsi="Cambria" w:cs="Times New Roman"/>
          <w:i/>
          <w:iCs/>
          <w:noProof/>
        </w:rPr>
        <w:t>Nature</w:t>
      </w:r>
      <w:r w:rsidRPr="002B59C8">
        <w:rPr>
          <w:rFonts w:ascii="Cambria" w:hAnsi="Cambria" w:cs="Times New Roman"/>
          <w:noProof/>
        </w:rPr>
        <w:t xml:space="preserve"> </w:t>
      </w:r>
      <w:r w:rsidRPr="002B59C8">
        <w:rPr>
          <w:rFonts w:ascii="Cambria" w:hAnsi="Cambria" w:cs="Times New Roman"/>
          <w:b/>
          <w:bCs/>
          <w:noProof/>
        </w:rPr>
        <w:t>526</w:t>
      </w:r>
      <w:r w:rsidRPr="002B59C8">
        <w:rPr>
          <w:rFonts w:ascii="Cambria" w:hAnsi="Cambria" w:cs="Times New Roman"/>
          <w:noProof/>
        </w:rPr>
        <w:t>, 68–74 (2015).</w:t>
      </w:r>
    </w:p>
    <w:p w14:paraId="2B5BB16C"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18.</w:t>
      </w:r>
      <w:r w:rsidRPr="002B59C8">
        <w:rPr>
          <w:rFonts w:ascii="Cambria" w:hAnsi="Cambria" w:cs="Times New Roman"/>
          <w:noProof/>
        </w:rPr>
        <w:tab/>
        <w:t xml:space="preserve">Walter, K. </w:t>
      </w:r>
      <w:r w:rsidRPr="002B59C8">
        <w:rPr>
          <w:rFonts w:ascii="Cambria" w:hAnsi="Cambria" w:cs="Times New Roman"/>
          <w:i/>
          <w:iCs/>
          <w:noProof/>
        </w:rPr>
        <w:t>et al.</w:t>
      </w:r>
      <w:r w:rsidRPr="002B59C8">
        <w:rPr>
          <w:rFonts w:ascii="Cambria" w:hAnsi="Cambria" w:cs="Times New Roman"/>
          <w:noProof/>
        </w:rPr>
        <w:t xml:space="preserve"> The UK10K project identifies rare variants in health and disease. </w:t>
      </w:r>
      <w:r w:rsidRPr="002B59C8">
        <w:rPr>
          <w:rFonts w:ascii="Cambria" w:hAnsi="Cambria" w:cs="Times New Roman"/>
          <w:i/>
          <w:iCs/>
          <w:noProof/>
        </w:rPr>
        <w:t>Nature</w:t>
      </w:r>
      <w:r w:rsidRPr="002B59C8">
        <w:rPr>
          <w:rFonts w:ascii="Cambria" w:hAnsi="Cambria" w:cs="Times New Roman"/>
          <w:noProof/>
        </w:rPr>
        <w:t xml:space="preserve"> </w:t>
      </w:r>
      <w:r w:rsidRPr="002B59C8">
        <w:rPr>
          <w:rFonts w:ascii="Cambria" w:hAnsi="Cambria" w:cs="Times New Roman"/>
          <w:b/>
          <w:bCs/>
          <w:noProof/>
        </w:rPr>
        <w:t>526</w:t>
      </w:r>
      <w:r w:rsidRPr="002B59C8">
        <w:rPr>
          <w:rFonts w:ascii="Cambria" w:hAnsi="Cambria" w:cs="Times New Roman"/>
          <w:noProof/>
        </w:rPr>
        <w:t>, 82–90 (2015).</w:t>
      </w:r>
    </w:p>
    <w:p w14:paraId="77B24776"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19.</w:t>
      </w:r>
      <w:r w:rsidRPr="002B59C8">
        <w:rPr>
          <w:rFonts w:ascii="Cambria" w:hAnsi="Cambria" w:cs="Times New Roman"/>
          <w:noProof/>
        </w:rPr>
        <w:tab/>
        <w:t xml:space="preserve">Angrist, J. D. Estimating the Labor Market Impact of Voluntary Military Service Using Social Security Data on Military Applicants. </w:t>
      </w:r>
      <w:r w:rsidRPr="002B59C8">
        <w:rPr>
          <w:rFonts w:ascii="Cambria" w:hAnsi="Cambria" w:cs="Times New Roman"/>
          <w:i/>
          <w:iCs/>
          <w:noProof/>
        </w:rPr>
        <w:t>Econometrica</w:t>
      </w:r>
      <w:r w:rsidRPr="002B59C8">
        <w:rPr>
          <w:rFonts w:ascii="Cambria" w:hAnsi="Cambria" w:cs="Times New Roman"/>
          <w:noProof/>
        </w:rPr>
        <w:t xml:space="preserve"> </w:t>
      </w:r>
      <w:r w:rsidRPr="002B59C8">
        <w:rPr>
          <w:rFonts w:ascii="Cambria" w:hAnsi="Cambria" w:cs="Times New Roman"/>
          <w:b/>
          <w:bCs/>
          <w:noProof/>
        </w:rPr>
        <w:t>66</w:t>
      </w:r>
      <w:r w:rsidRPr="002B59C8">
        <w:rPr>
          <w:rFonts w:ascii="Cambria" w:hAnsi="Cambria" w:cs="Times New Roman"/>
          <w:noProof/>
        </w:rPr>
        <w:t>, 249 (1998).</w:t>
      </w:r>
    </w:p>
    <w:p w14:paraId="0D6C61CC"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20.</w:t>
      </w:r>
      <w:r w:rsidRPr="002B59C8">
        <w:rPr>
          <w:rFonts w:ascii="Cambria" w:hAnsi="Cambria" w:cs="Times New Roman"/>
          <w:noProof/>
        </w:rPr>
        <w:tab/>
        <w:t xml:space="preserve">Elwert, F., Elwert, F. &amp; Winship, C. Effect Heterogeneity and Bias in Main-Effects- Only Regression Models. in </w:t>
      </w:r>
      <w:r w:rsidRPr="002B59C8">
        <w:rPr>
          <w:rFonts w:ascii="Cambria" w:hAnsi="Cambria" w:cs="Times New Roman"/>
          <w:i/>
          <w:iCs/>
          <w:noProof/>
        </w:rPr>
        <w:t>Heuristics, Probability and Causality: A Tribute to Judea Pearl</w:t>
      </w:r>
      <w:r w:rsidRPr="002B59C8">
        <w:rPr>
          <w:rFonts w:ascii="Cambria" w:hAnsi="Cambria" w:cs="Times New Roman"/>
          <w:noProof/>
        </w:rPr>
        <w:t xml:space="preserve"> (eds. Dechter, R., Geffner, H. &amp; Halpern, J. Y.) (College Publications, 2010).</w:t>
      </w:r>
    </w:p>
    <w:p w14:paraId="11F08031"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21.</w:t>
      </w:r>
      <w:r w:rsidRPr="002B59C8">
        <w:rPr>
          <w:rFonts w:ascii="Cambria" w:hAnsi="Cambria" w:cs="Times New Roman"/>
          <w:noProof/>
        </w:rPr>
        <w:tab/>
        <w:t xml:space="preserve">Hemani, G. </w:t>
      </w:r>
      <w:r w:rsidRPr="002B59C8">
        <w:rPr>
          <w:rFonts w:ascii="Cambria" w:hAnsi="Cambria" w:cs="Times New Roman"/>
          <w:i/>
          <w:iCs/>
          <w:noProof/>
        </w:rPr>
        <w:t>et al.</w:t>
      </w:r>
      <w:r w:rsidRPr="002B59C8">
        <w:rPr>
          <w:rFonts w:ascii="Cambria" w:hAnsi="Cambria" w:cs="Times New Roman"/>
          <w:noProof/>
        </w:rPr>
        <w:t xml:space="preserve"> Inference of the Genetic Architecture Underlying BMI and Height with the Use of 20,240 Sibling Pairs. </w:t>
      </w:r>
      <w:r w:rsidRPr="002B59C8">
        <w:rPr>
          <w:rFonts w:ascii="Cambria" w:hAnsi="Cambria" w:cs="Times New Roman"/>
          <w:i/>
          <w:iCs/>
          <w:noProof/>
        </w:rPr>
        <w:t>Am. J. Hum. Genet.</w:t>
      </w:r>
      <w:r w:rsidRPr="002B59C8">
        <w:rPr>
          <w:rFonts w:ascii="Cambria" w:hAnsi="Cambria" w:cs="Times New Roman"/>
          <w:noProof/>
        </w:rPr>
        <w:t xml:space="preserve"> </w:t>
      </w:r>
      <w:r w:rsidRPr="002B59C8">
        <w:rPr>
          <w:rFonts w:ascii="Cambria" w:hAnsi="Cambria" w:cs="Times New Roman"/>
          <w:b/>
          <w:bCs/>
          <w:noProof/>
        </w:rPr>
        <w:t>93</w:t>
      </w:r>
      <w:r w:rsidRPr="002B59C8">
        <w:rPr>
          <w:rFonts w:ascii="Cambria" w:hAnsi="Cambria" w:cs="Times New Roman"/>
          <w:noProof/>
        </w:rPr>
        <w:t>, 865–875 (2013).</w:t>
      </w:r>
    </w:p>
    <w:p w14:paraId="52728A4D" w14:textId="77777777" w:rsidR="002B59C8" w:rsidRPr="002B59C8" w:rsidRDefault="002B59C8" w:rsidP="002B59C8">
      <w:pPr>
        <w:widowControl w:val="0"/>
        <w:autoSpaceDE w:val="0"/>
        <w:autoSpaceDN w:val="0"/>
        <w:adjustRightInd w:val="0"/>
        <w:spacing w:before="180" w:after="180"/>
        <w:ind w:left="640" w:hanging="640"/>
        <w:rPr>
          <w:rFonts w:ascii="Cambria" w:hAnsi="Cambria" w:cs="Times New Roman"/>
          <w:noProof/>
        </w:rPr>
      </w:pPr>
      <w:r w:rsidRPr="002B59C8">
        <w:rPr>
          <w:rFonts w:ascii="Cambria" w:hAnsi="Cambria" w:cs="Times New Roman"/>
          <w:noProof/>
        </w:rPr>
        <w:t>22.</w:t>
      </w:r>
      <w:r w:rsidRPr="002B59C8">
        <w:rPr>
          <w:rFonts w:ascii="Cambria" w:hAnsi="Cambria" w:cs="Times New Roman"/>
          <w:noProof/>
        </w:rPr>
        <w:tab/>
        <w:t xml:space="preserve">Gaunt, T. R. &amp; Davey Smith, G. ENOS and coronary artery disease: Publication bias and the eclipse of hypothesis-driven meta-analysis in genetic association studies. </w:t>
      </w:r>
      <w:r w:rsidRPr="002B59C8">
        <w:rPr>
          <w:rFonts w:ascii="Cambria" w:hAnsi="Cambria" w:cs="Times New Roman"/>
          <w:i/>
          <w:iCs/>
          <w:noProof/>
        </w:rPr>
        <w:t>Gene</w:t>
      </w:r>
      <w:r w:rsidRPr="002B59C8">
        <w:rPr>
          <w:rFonts w:ascii="Cambria" w:hAnsi="Cambria" w:cs="Times New Roman"/>
          <w:noProof/>
        </w:rPr>
        <w:t xml:space="preserve"> </w:t>
      </w:r>
      <w:r w:rsidRPr="002B59C8">
        <w:rPr>
          <w:rFonts w:ascii="Cambria" w:hAnsi="Cambria" w:cs="Times New Roman"/>
          <w:b/>
          <w:bCs/>
          <w:noProof/>
        </w:rPr>
        <w:t>556</w:t>
      </w:r>
      <w:r w:rsidRPr="002B59C8">
        <w:rPr>
          <w:rFonts w:ascii="Cambria" w:hAnsi="Cambria" w:cs="Times New Roman"/>
          <w:noProof/>
        </w:rPr>
        <w:t>, 257–258 (2015).</w:t>
      </w:r>
    </w:p>
    <w:p w14:paraId="0F309626" w14:textId="77777777" w:rsidR="002B59C8" w:rsidRPr="002B59C8" w:rsidRDefault="002B59C8" w:rsidP="002B59C8">
      <w:pPr>
        <w:widowControl w:val="0"/>
        <w:autoSpaceDE w:val="0"/>
        <w:autoSpaceDN w:val="0"/>
        <w:adjustRightInd w:val="0"/>
        <w:spacing w:before="180" w:after="180"/>
        <w:ind w:left="640" w:hanging="640"/>
        <w:rPr>
          <w:rFonts w:ascii="Cambria" w:hAnsi="Cambria"/>
          <w:noProof/>
        </w:rPr>
      </w:pPr>
      <w:r w:rsidRPr="002B59C8">
        <w:rPr>
          <w:rFonts w:ascii="Cambria" w:hAnsi="Cambria" w:cs="Times New Roman"/>
          <w:noProof/>
        </w:rPr>
        <w:t>23.</w:t>
      </w:r>
      <w:r w:rsidRPr="002B59C8">
        <w:rPr>
          <w:rFonts w:ascii="Cambria" w:hAnsi="Cambria" w:cs="Times New Roman"/>
          <w:noProof/>
        </w:rPr>
        <w:tab/>
        <w:t xml:space="preserve">Frazer, K. a </w:t>
      </w:r>
      <w:r w:rsidRPr="002B59C8">
        <w:rPr>
          <w:rFonts w:ascii="Cambria" w:hAnsi="Cambria" w:cs="Times New Roman"/>
          <w:i/>
          <w:iCs/>
          <w:noProof/>
        </w:rPr>
        <w:t>et al.</w:t>
      </w:r>
      <w:r w:rsidRPr="002B59C8">
        <w:rPr>
          <w:rFonts w:ascii="Cambria" w:hAnsi="Cambria" w:cs="Times New Roman"/>
          <w:noProof/>
        </w:rPr>
        <w:t xml:space="preserve"> A second generation human haplotype map of over 3.1 million SNPs. </w:t>
      </w:r>
      <w:r w:rsidRPr="002B59C8">
        <w:rPr>
          <w:rFonts w:ascii="Cambria" w:hAnsi="Cambria" w:cs="Times New Roman"/>
          <w:i/>
          <w:iCs/>
          <w:noProof/>
        </w:rPr>
        <w:t>Nature</w:t>
      </w:r>
      <w:r w:rsidRPr="002B59C8">
        <w:rPr>
          <w:rFonts w:ascii="Cambria" w:hAnsi="Cambria" w:cs="Times New Roman"/>
          <w:noProof/>
        </w:rPr>
        <w:t xml:space="preserve"> </w:t>
      </w:r>
      <w:r w:rsidRPr="002B59C8">
        <w:rPr>
          <w:rFonts w:ascii="Cambria" w:hAnsi="Cambria" w:cs="Times New Roman"/>
          <w:b/>
          <w:bCs/>
          <w:noProof/>
        </w:rPr>
        <w:t>449</w:t>
      </w:r>
      <w:r w:rsidRPr="002B59C8">
        <w:rPr>
          <w:rFonts w:ascii="Cambria" w:hAnsi="Cambria" w:cs="Times New Roman"/>
          <w:noProof/>
        </w:rPr>
        <w:t>, 851–61 (2007).</w:t>
      </w:r>
    </w:p>
    <w:p w14:paraId="33FE6A9C" w14:textId="55FCF20A" w:rsidR="00D229D5" w:rsidRPr="00D229D5" w:rsidRDefault="00D229D5" w:rsidP="002B59C8">
      <w:pPr>
        <w:widowControl w:val="0"/>
        <w:autoSpaceDE w:val="0"/>
        <w:autoSpaceDN w:val="0"/>
        <w:adjustRightInd w:val="0"/>
        <w:spacing w:before="180" w:after="180"/>
        <w:ind w:left="640" w:hanging="640"/>
      </w:pPr>
      <w:r>
        <w:fldChar w:fldCharType="end"/>
      </w:r>
    </w:p>
    <w:sectPr w:rsidR="00D229D5" w:rsidRPr="00D229D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Jian Yang" w:date="2020-01-09T14:29:00Z" w:initials="JY">
    <w:p w14:paraId="380ED8F3" w14:textId="22E57099" w:rsidR="003C70A6" w:rsidRDefault="003C70A6">
      <w:pPr>
        <w:pStyle w:val="CommentText"/>
      </w:pPr>
      <w:r>
        <w:rPr>
          <w:rStyle w:val="CommentReference"/>
        </w:rPr>
        <w:annotationRef/>
      </w:r>
      <w:r>
        <w:t>The analysis is not limited to a F test.</w:t>
      </w:r>
    </w:p>
  </w:comment>
  <w:comment w:id="55" w:author="Jian Yang" w:date="2020-01-09T14:39:00Z" w:initials="JY">
    <w:p w14:paraId="4C42761E" w14:textId="40E2B152" w:rsidR="003C70A6" w:rsidRDefault="003C70A6">
      <w:pPr>
        <w:pStyle w:val="CommentText"/>
      </w:pPr>
      <w:r>
        <w:rPr>
          <w:rStyle w:val="CommentReference"/>
        </w:rPr>
        <w:annotationRef/>
      </w:r>
      <w:r>
        <w:t>Y should be in bold if it’s a vector.</w:t>
      </w:r>
    </w:p>
  </w:comment>
  <w:comment w:id="257" w:author="Jian Yang" w:date="2020-01-09T14:54:00Z" w:initials="JY">
    <w:p w14:paraId="7ECAE648" w14:textId="55552B60" w:rsidR="003C70A6" w:rsidRDefault="003C70A6">
      <w:pPr>
        <w:pStyle w:val="CommentText"/>
      </w:pPr>
      <w:r>
        <w:rPr>
          <w:rStyle w:val="CommentReference"/>
        </w:rPr>
        <w:annotationRef/>
      </w:r>
      <w:r>
        <w:t>I’m not sure if it is a good strategy to limit the simulation to a specific locus and then make inference about all the 501 interaction pairs. A more general strategy would be each time to randomly draw a locus from those tested in Wood et al. where the likely additive causal variant is known.</w:t>
      </w:r>
    </w:p>
  </w:comment>
  <w:comment w:id="273" w:author="Jian Yang" w:date="2020-01-09T14:48:00Z" w:initials="JY">
    <w:p w14:paraId="1EA98305" w14:textId="1F1C44EB" w:rsidR="003C70A6" w:rsidRDefault="003C70A6">
      <w:pPr>
        <w:pStyle w:val="CommentText"/>
      </w:pPr>
      <w:r>
        <w:rPr>
          <w:rStyle w:val="CommentReference"/>
        </w:rPr>
        <w:annotationRef/>
      </w:r>
      <w:r>
        <w:rPr>
          <w:rStyle w:val="CommentReference"/>
        </w:rPr>
        <w:t>Would it be</w:t>
      </w:r>
      <w:r>
        <w:t xml:space="preserve"> better to use the variance explained estimated from real data? The variance explained by the causal additive effect would be q2 / r2 where q2 is the variance explained by the observed cis </w:t>
      </w:r>
      <w:proofErr w:type="spellStart"/>
      <w:r>
        <w:t>eQTL</w:t>
      </w:r>
      <w:proofErr w:type="spellEnd"/>
      <w:r>
        <w:t xml:space="preserve"> and r2 is the LD correlation between the putative causal variant and the cis-QTL.</w:t>
      </w:r>
    </w:p>
  </w:comment>
  <w:comment w:id="291" w:author="Jian Yang" w:date="2020-01-09T15:40:00Z" w:initials="JY">
    <w:p w14:paraId="4ADAE7AF" w14:textId="6F5AB6F1" w:rsidR="003C70A6" w:rsidRDefault="003C70A6">
      <w:pPr>
        <w:pStyle w:val="CommentText"/>
      </w:pPr>
      <w:r>
        <w:rPr>
          <w:rStyle w:val="CommentReference"/>
        </w:rPr>
        <w:annotationRef/>
      </w:r>
      <w:r>
        <w:t>Would you consider 6% being substantially higher than 2% given that there is a variability around each of those estimated replication rates?</w:t>
      </w:r>
    </w:p>
  </w:comment>
  <w:comment w:id="293" w:author="Joseph Powell" w:date="2020-01-06T21:14:00Z" w:initials="MOU">
    <w:p w14:paraId="73E2A907" w14:textId="2D855835" w:rsidR="003C70A6" w:rsidRDefault="003C70A6">
      <w:pPr>
        <w:pStyle w:val="CommentText"/>
      </w:pPr>
      <w:r>
        <w:rPr>
          <w:rStyle w:val="CommentReference"/>
        </w:rPr>
        <w:annotationRef/>
      </w:r>
      <w:r>
        <w:t xml:space="preserve">Surly this is the parsimonious answer… and quite an important point? I really think this needs to be highlighted in the abstract as it will get lost here. </w:t>
      </w:r>
    </w:p>
  </w:comment>
  <w:comment w:id="316" w:author="Jian Yang" w:date="2020-01-09T15:46:00Z" w:initials="JY">
    <w:p w14:paraId="774D7A96" w14:textId="7038E773" w:rsidR="003C70A6" w:rsidRDefault="003C70A6">
      <w:pPr>
        <w:pStyle w:val="CommentText"/>
      </w:pPr>
      <w:r>
        <w:rPr>
          <w:rStyle w:val="CommentReference"/>
        </w:rPr>
        <w:annotationRef/>
      </w:r>
      <w:hyperlink r:id="rId1" w:history="1">
        <w:r>
          <w:rPr>
            <w:rStyle w:val="Hyperlink"/>
          </w:rPr>
          <w:t>https://www.nature.com/articles/ng.3390</w:t>
        </w:r>
      </w:hyperlink>
    </w:p>
  </w:comment>
  <w:comment w:id="337" w:author="Jian Yang" w:date="2020-01-09T15:57:00Z" w:initials="JY">
    <w:p w14:paraId="430609AA" w14:textId="3FC298DD" w:rsidR="003C70A6" w:rsidRDefault="003C70A6">
      <w:pPr>
        <w:pStyle w:val="CommentText"/>
      </w:pPr>
      <w:r>
        <w:rPr>
          <w:rStyle w:val="CommentReference"/>
        </w:rPr>
        <w:annotationRef/>
      </w:r>
      <w:r>
        <w:t>You may need to elaborate on how a F statistic was converted to a chi-squared statistic</w:t>
      </w:r>
    </w:p>
  </w:comment>
  <w:comment w:id="346" w:author="Jian Yang" w:date="2020-01-09T16:00:00Z" w:initials="JY">
    <w:p w14:paraId="2D826934" w14:textId="17127416" w:rsidR="003C70A6" w:rsidRDefault="003C70A6">
      <w:pPr>
        <w:pStyle w:val="CommentText"/>
      </w:pPr>
      <w:bookmarkStart w:id="347" w:name="_Hlk29482385"/>
      <w:r>
        <w:rPr>
          <w:rStyle w:val="CommentReference"/>
        </w:rPr>
        <w:annotationRef/>
      </w:r>
      <w:r>
        <w:t>I would map the best cis-QTL in the region and use the top cis-QTL in the interaction test rather than always forcing it to be rs13069559.</w:t>
      </w:r>
    </w:p>
    <w:bookmarkStart w:id="348" w:name="_Hlk29482288"/>
    <w:bookmarkEnd w:id="347"/>
  </w:comment>
  <w:comment w:id="364" w:author="Jian Yang" w:date="2020-01-09T16:03:00Z" w:initials="JY">
    <w:p w14:paraId="39FC397F" w14:textId="4326AD10" w:rsidR="003C70A6" w:rsidRDefault="003C70A6">
      <w:pPr>
        <w:pStyle w:val="CommentText"/>
      </w:pPr>
      <w:bookmarkStart w:id="365" w:name="_Hlk29482288"/>
      <w:r>
        <w:rPr>
          <w:rStyle w:val="CommentReference"/>
        </w:rPr>
        <w:annotationRef/>
      </w:r>
      <w:r>
        <w:t>How many individuals do you have in the ALSPAC data? It doesn’t seem that you have enough individuals in the ALSPAC to create a new sample in each simulation replicate. My understanding is that the genotypes were fixed, and you only simulated a different SNP effect and residual effect in each simulation replicate.</w:t>
      </w:r>
    </w:p>
    <w:bookmarkEnd w:id="365"/>
  </w:comment>
  <w:comment w:id="449" w:author="Gibran Hemani" w:date="2020-01-06T17:02:00Z" w:initials="GH">
    <w:p w14:paraId="0D1D995B" w14:textId="175D3FB5" w:rsidR="003C70A6" w:rsidRDefault="003C70A6">
      <w:pPr>
        <w:pStyle w:val="CommentText"/>
      </w:pPr>
      <w:r>
        <w:rPr>
          <w:rStyle w:val="CommentReference"/>
        </w:rPr>
        <w:annotationRef/>
      </w:r>
      <w:r>
        <w:t>Jian / Huanwei would you please add</w:t>
      </w:r>
    </w:p>
  </w:comment>
  <w:comment w:id="472" w:author="Jian Yang" w:date="2020-01-09T16:14:00Z" w:initials="JY">
    <w:p w14:paraId="342C5ADD" w14:textId="5FC300B7" w:rsidR="003C70A6" w:rsidRDefault="003C70A6">
      <w:pPr>
        <w:pStyle w:val="CommentText"/>
      </w:pPr>
      <w:r>
        <w:rPr>
          <w:rStyle w:val="CommentReference"/>
        </w:rPr>
        <w:annotationRef/>
      </w:r>
      <w:r>
        <w:t>To be confirmed by Huanwei.</w:t>
      </w:r>
    </w:p>
  </w:comment>
  <w:comment w:id="590" w:author="Jian Yang" w:date="2020-01-09T16:50:00Z" w:initials="JY">
    <w:p w14:paraId="0387F5C0" w14:textId="77777777" w:rsidR="004E6CDE" w:rsidRDefault="004E6CDE" w:rsidP="004E6CDE">
      <w:pPr>
        <w:pStyle w:val="CommentText"/>
      </w:pPr>
      <w:r>
        <w:rPr>
          <w:rStyle w:val="CommentReference"/>
        </w:rPr>
        <w:annotationRef/>
      </w:r>
      <w:r>
        <w:t>What’s the definition of this?</w:t>
      </w:r>
    </w:p>
  </w:comment>
  <w:comment w:id="591" w:author="Gibran Hemani" w:date="2020-01-14T22:54:00Z" w:initials="GH">
    <w:p w14:paraId="51CEDF56" w14:textId="56CD138F" w:rsidR="00062D1A" w:rsidRDefault="00062D1A">
      <w:pPr>
        <w:pStyle w:val="CommentText"/>
      </w:pPr>
      <w:r>
        <w:rPr>
          <w:rStyle w:val="CommentReference"/>
        </w:rPr>
        <w:annotationRef/>
      </w:r>
      <w:r w:rsidR="005952C2">
        <w:t>I</w:t>
      </w:r>
      <w:r w:rsidR="00C674A9">
        <w:t xml:space="preserve"> tried working it out and</w:t>
      </w:r>
      <w:r w:rsidR="005952C2">
        <w:t xml:space="preserve"> think it’s quite a complicated </w:t>
      </w:r>
      <w:r w:rsidR="00C674A9">
        <w:t>equation which won’t necessarily add much. I’ve reworded it to make it clear that it’s just an emergent property of the previous equations</w:t>
      </w:r>
    </w:p>
  </w:comment>
  <w:comment w:id="605" w:author="Jian Yang" w:date="2020-01-09T16:50:00Z" w:initials="JY">
    <w:p w14:paraId="215B4CDA" w14:textId="17E27F80" w:rsidR="003C70A6" w:rsidRDefault="003C70A6">
      <w:pPr>
        <w:pStyle w:val="CommentText"/>
      </w:pPr>
      <w:r>
        <w:rPr>
          <w:rStyle w:val="CommentReference"/>
        </w:rPr>
        <w:annotationRef/>
      </w:r>
      <w:r>
        <w:t>What’s the definition of this?</w:t>
      </w:r>
    </w:p>
  </w:comment>
  <w:comment w:id="608" w:author="Jian Yang" w:date="2020-01-09T16:34:00Z" w:initials="JY">
    <w:p w14:paraId="39F24FFF" w14:textId="27347FB6" w:rsidR="003C70A6" w:rsidRDefault="003C70A6">
      <w:pPr>
        <w:pStyle w:val="CommentText"/>
      </w:pPr>
      <w:r>
        <w:rPr>
          <w:rStyle w:val="CommentReference"/>
        </w:rPr>
        <w:annotationRef/>
      </w:r>
      <w:r>
        <w:t>The resolution of this image is too low.</w:t>
      </w:r>
    </w:p>
  </w:comment>
  <w:comment w:id="611" w:author="Jian Yang" w:date="2020-01-09T16:35:00Z" w:initials="JY">
    <w:p w14:paraId="28AD3244" w14:textId="77777777" w:rsidR="003C70A6" w:rsidRDefault="003C70A6">
      <w:pPr>
        <w:pStyle w:val="CommentText"/>
      </w:pPr>
      <w:bookmarkStart w:id="613" w:name="_Hlk29482618"/>
      <w:r>
        <w:rPr>
          <w:rStyle w:val="CommentReference"/>
        </w:rPr>
        <w:annotationRef/>
      </w:r>
      <w:r>
        <w:t>The large variability in lambda is surprisingly large to me. If we compute the lambda based on the mean of the chi-squared test-statistics, then the variance of lambda is approximately var(</w:t>
      </w:r>
      <w:proofErr w:type="spellStart"/>
      <w:r>
        <w:t>chisq</w:t>
      </w:r>
      <w:proofErr w:type="spellEnd"/>
      <w:r>
        <w:t>) / Me where Me is the effective number of independent tests. For array SNPs, Me is ~60,000 according to our previous analyses. So, var(lambda) is expected to be very small.</w:t>
      </w:r>
    </w:p>
    <w:p w14:paraId="758FDBF5" w14:textId="77777777" w:rsidR="003C70A6" w:rsidRDefault="003C70A6">
      <w:pPr>
        <w:pStyle w:val="CommentText"/>
      </w:pPr>
    </w:p>
    <w:p w14:paraId="24142177" w14:textId="30EC931D" w:rsidR="003C70A6" w:rsidRDefault="003C70A6">
      <w:pPr>
        <w:pStyle w:val="CommentText"/>
      </w:pPr>
      <w:r>
        <w:t xml:space="preserve">It seems that when additive variance explained = </w:t>
      </w:r>
      <w:proofErr w:type="gramStart"/>
      <w:r>
        <w:t>0,  the</w:t>
      </w:r>
      <w:proofErr w:type="gramEnd"/>
      <w:r>
        <w:t xml:space="preserve"> mean of lambda is smaller than 1.</w:t>
      </w:r>
    </w:p>
    <w:bookmarkEnd w:id="613"/>
  </w:comment>
  <w:comment w:id="624" w:author="Jian Yang" w:date="2020-01-09T16:45:00Z" w:initials="JY">
    <w:p w14:paraId="7ED47B40" w14:textId="0474174D" w:rsidR="003C70A6" w:rsidRDefault="003C70A6">
      <w:pPr>
        <w:pStyle w:val="CommentText"/>
      </w:pPr>
      <w:r>
        <w:rPr>
          <w:rStyle w:val="CommentReference"/>
        </w:rPr>
        <w:annotationRef/>
      </w:r>
      <w:r>
        <w:t>The labels on the x-axis also show the deflation of the test when the additive variance explained is small.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0ED8F3" w15:done="0"/>
  <w15:commentEx w15:paraId="4C42761E" w15:done="0"/>
  <w15:commentEx w15:paraId="7ECAE648" w15:done="0"/>
  <w15:commentEx w15:paraId="1EA98305" w15:done="0"/>
  <w15:commentEx w15:paraId="4ADAE7AF" w15:done="0"/>
  <w15:commentEx w15:paraId="73E2A907" w15:done="0"/>
  <w15:commentEx w15:paraId="774D7A96" w15:done="0"/>
  <w15:commentEx w15:paraId="430609AA" w15:done="0"/>
  <w15:commentEx w15:paraId="2D826934" w15:done="0"/>
  <w15:commentEx w15:paraId="39FC397F" w15:done="0"/>
  <w15:commentEx w15:paraId="0D1D995B" w15:done="0"/>
  <w15:commentEx w15:paraId="342C5ADD" w15:done="0"/>
  <w15:commentEx w15:paraId="0387F5C0" w15:done="0"/>
  <w15:commentEx w15:paraId="51CEDF56" w15:paraIdParent="0387F5C0" w15:done="0"/>
  <w15:commentEx w15:paraId="215B4CDA" w15:done="0"/>
  <w15:commentEx w15:paraId="39F24FFF" w15:done="0"/>
  <w15:commentEx w15:paraId="24142177" w15:done="0"/>
  <w15:commentEx w15:paraId="7ED47B4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0ED8F3" w16cid:durableId="21C1B756"/>
  <w16cid:commentId w16cid:paraId="4C42761E" w16cid:durableId="21C1B9B9"/>
  <w16cid:commentId w16cid:paraId="7ECAE648" w16cid:durableId="21C1BD2F"/>
  <w16cid:commentId w16cid:paraId="1EA98305" w16cid:durableId="21C1BBD7"/>
  <w16cid:commentId w16cid:paraId="4ADAE7AF" w16cid:durableId="21C1C7E7"/>
  <w16cid:commentId w16cid:paraId="73E2A907" w16cid:durableId="21BE219C"/>
  <w16cid:commentId w16cid:paraId="774D7A96" w16cid:durableId="21C1C94F"/>
  <w16cid:commentId w16cid:paraId="430609AA" w16cid:durableId="21C1CBD1"/>
  <w16cid:commentId w16cid:paraId="2D826934" w16cid:durableId="21C1CC86"/>
  <w16cid:commentId w16cid:paraId="39FC397F" w16cid:durableId="21C1CD3F"/>
  <w16cid:commentId w16cid:paraId="0D1D995B" w16cid:durableId="21BDE6B6"/>
  <w16cid:commentId w16cid:paraId="342C5ADD" w16cid:durableId="21C1D000"/>
  <w16cid:commentId w16cid:paraId="0387F5C0" w16cid:durableId="21C8C151"/>
  <w16cid:commentId w16cid:paraId="51CEDF56" w16cid:durableId="21C8C51C"/>
  <w16cid:commentId w16cid:paraId="215B4CDA" w16cid:durableId="21C1D83C"/>
  <w16cid:commentId w16cid:paraId="39F24FFF" w16cid:durableId="21C1D4A3"/>
  <w16cid:commentId w16cid:paraId="24142177" w16cid:durableId="21C1D4E2"/>
  <w16cid:commentId w16cid:paraId="7ED47B40" w16cid:durableId="21C1D7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E14B6D" w14:textId="77777777" w:rsidR="00127B72" w:rsidRDefault="00127B72">
      <w:pPr>
        <w:spacing w:after="0"/>
      </w:pPr>
      <w:r>
        <w:separator/>
      </w:r>
    </w:p>
  </w:endnote>
  <w:endnote w:type="continuationSeparator" w:id="0">
    <w:p w14:paraId="3EFD86FE" w14:textId="77777777" w:rsidR="00127B72" w:rsidRDefault="00127B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38294E" w14:textId="77777777" w:rsidR="00127B72" w:rsidRDefault="00127B72">
      <w:r>
        <w:separator/>
      </w:r>
    </w:p>
  </w:footnote>
  <w:footnote w:type="continuationSeparator" w:id="0">
    <w:p w14:paraId="70110E78" w14:textId="77777777" w:rsidR="00127B72" w:rsidRDefault="00127B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C3460D0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FF6C94"/>
    <w:multiLevelType w:val="hybridMultilevel"/>
    <w:tmpl w:val="ACA4BB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ibran Hemani">
    <w15:presenceInfo w15:providerId="AD" w15:userId="S::gh13047@bristol.ac.uk::7efd33cf-a783-440c-ab4a-db565865b211"/>
  </w15:person>
  <w15:person w15:author="Joseph Powell">
    <w15:presenceInfo w15:providerId="None" w15:userId="Joseph Pow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48B0"/>
    <w:rsid w:val="00020664"/>
    <w:rsid w:val="00023A2A"/>
    <w:rsid w:val="00033CE7"/>
    <w:rsid w:val="000340F0"/>
    <w:rsid w:val="00062D1A"/>
    <w:rsid w:val="00072457"/>
    <w:rsid w:val="000D32DB"/>
    <w:rsid w:val="000E64D4"/>
    <w:rsid w:val="00124077"/>
    <w:rsid w:val="00127B72"/>
    <w:rsid w:val="00144593"/>
    <w:rsid w:val="00151055"/>
    <w:rsid w:val="001572B8"/>
    <w:rsid w:val="001815C5"/>
    <w:rsid w:val="0019498E"/>
    <w:rsid w:val="00195BD8"/>
    <w:rsid w:val="001C7D9E"/>
    <w:rsid w:val="00231F77"/>
    <w:rsid w:val="00237C53"/>
    <w:rsid w:val="00265934"/>
    <w:rsid w:val="00266F30"/>
    <w:rsid w:val="00285D58"/>
    <w:rsid w:val="002B59C8"/>
    <w:rsid w:val="002E2B83"/>
    <w:rsid w:val="00336F62"/>
    <w:rsid w:val="003753F0"/>
    <w:rsid w:val="003805C3"/>
    <w:rsid w:val="00390E84"/>
    <w:rsid w:val="003A3AAA"/>
    <w:rsid w:val="003B7E04"/>
    <w:rsid w:val="003C70A6"/>
    <w:rsid w:val="004215D4"/>
    <w:rsid w:val="00422258"/>
    <w:rsid w:val="004860C5"/>
    <w:rsid w:val="004A0652"/>
    <w:rsid w:val="004B3FF0"/>
    <w:rsid w:val="004C7C54"/>
    <w:rsid w:val="004E29B3"/>
    <w:rsid w:val="004E5556"/>
    <w:rsid w:val="004E6CDE"/>
    <w:rsid w:val="00574337"/>
    <w:rsid w:val="00583F24"/>
    <w:rsid w:val="0059042E"/>
    <w:rsid w:val="00590D07"/>
    <w:rsid w:val="005952C2"/>
    <w:rsid w:val="005B293C"/>
    <w:rsid w:val="005C0C65"/>
    <w:rsid w:val="005C70F4"/>
    <w:rsid w:val="005E019F"/>
    <w:rsid w:val="006349C1"/>
    <w:rsid w:val="00646387"/>
    <w:rsid w:val="006511AB"/>
    <w:rsid w:val="00671FF1"/>
    <w:rsid w:val="00691C75"/>
    <w:rsid w:val="006D067A"/>
    <w:rsid w:val="006E774A"/>
    <w:rsid w:val="00721735"/>
    <w:rsid w:val="00751145"/>
    <w:rsid w:val="00756E73"/>
    <w:rsid w:val="00766274"/>
    <w:rsid w:val="00770080"/>
    <w:rsid w:val="00784D58"/>
    <w:rsid w:val="007B4C48"/>
    <w:rsid w:val="007B7860"/>
    <w:rsid w:val="007D3CEE"/>
    <w:rsid w:val="007D3D8C"/>
    <w:rsid w:val="00803FD2"/>
    <w:rsid w:val="00806BFC"/>
    <w:rsid w:val="008103CD"/>
    <w:rsid w:val="00813FCE"/>
    <w:rsid w:val="00816C77"/>
    <w:rsid w:val="008541CB"/>
    <w:rsid w:val="008728B3"/>
    <w:rsid w:val="008D6863"/>
    <w:rsid w:val="008F4346"/>
    <w:rsid w:val="00942811"/>
    <w:rsid w:val="009C1170"/>
    <w:rsid w:val="00A77B67"/>
    <w:rsid w:val="00B106BB"/>
    <w:rsid w:val="00B37331"/>
    <w:rsid w:val="00B731AD"/>
    <w:rsid w:val="00B85E85"/>
    <w:rsid w:val="00B86B75"/>
    <w:rsid w:val="00BC48D5"/>
    <w:rsid w:val="00BD575C"/>
    <w:rsid w:val="00BF2340"/>
    <w:rsid w:val="00C04944"/>
    <w:rsid w:val="00C1042A"/>
    <w:rsid w:val="00C303BB"/>
    <w:rsid w:val="00C36279"/>
    <w:rsid w:val="00C5195D"/>
    <w:rsid w:val="00C674A9"/>
    <w:rsid w:val="00C71FCC"/>
    <w:rsid w:val="00C77455"/>
    <w:rsid w:val="00CA4B99"/>
    <w:rsid w:val="00D229D5"/>
    <w:rsid w:val="00D27FC5"/>
    <w:rsid w:val="00D526E8"/>
    <w:rsid w:val="00DD3442"/>
    <w:rsid w:val="00DD7081"/>
    <w:rsid w:val="00E315A3"/>
    <w:rsid w:val="00E31EBD"/>
    <w:rsid w:val="00E51C13"/>
    <w:rsid w:val="00E962B0"/>
    <w:rsid w:val="00EE1D21"/>
    <w:rsid w:val="00F35CF4"/>
    <w:rsid w:val="00F46020"/>
    <w:rsid w:val="00F50111"/>
    <w:rsid w:val="00F573F2"/>
    <w:rsid w:val="00F674AF"/>
    <w:rsid w:val="00F822AE"/>
    <w:rsid w:val="00F90673"/>
    <w:rsid w:val="00F94CA6"/>
    <w:rsid w:val="00FF30D8"/>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8404B"/>
  <w15:docId w15:val="{B9228A83-EE6E-1D4B-9A32-DCE023FC2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EE1D21"/>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EE1D21"/>
    <w:rPr>
      <w:rFonts w:ascii="Times New Roman" w:hAnsi="Times New Roman" w:cs="Times New Roman"/>
      <w:sz w:val="18"/>
      <w:szCs w:val="18"/>
    </w:rPr>
  </w:style>
  <w:style w:type="character" w:styleId="CommentReference">
    <w:name w:val="annotation reference"/>
    <w:basedOn w:val="DefaultParagraphFont"/>
    <w:semiHidden/>
    <w:unhideWhenUsed/>
    <w:rsid w:val="00C303BB"/>
    <w:rPr>
      <w:sz w:val="16"/>
      <w:szCs w:val="16"/>
    </w:rPr>
  </w:style>
  <w:style w:type="paragraph" w:styleId="CommentText">
    <w:name w:val="annotation text"/>
    <w:basedOn w:val="Normal"/>
    <w:link w:val="CommentTextChar"/>
    <w:semiHidden/>
    <w:unhideWhenUsed/>
    <w:rsid w:val="00C303BB"/>
    <w:rPr>
      <w:sz w:val="20"/>
      <w:szCs w:val="20"/>
    </w:rPr>
  </w:style>
  <w:style w:type="character" w:customStyle="1" w:styleId="CommentTextChar">
    <w:name w:val="Comment Text Char"/>
    <w:basedOn w:val="DefaultParagraphFont"/>
    <w:link w:val="CommentText"/>
    <w:semiHidden/>
    <w:rsid w:val="00C303BB"/>
    <w:rPr>
      <w:sz w:val="20"/>
      <w:szCs w:val="20"/>
    </w:rPr>
  </w:style>
  <w:style w:type="paragraph" w:styleId="CommentSubject">
    <w:name w:val="annotation subject"/>
    <w:basedOn w:val="CommentText"/>
    <w:next w:val="CommentText"/>
    <w:link w:val="CommentSubjectChar"/>
    <w:semiHidden/>
    <w:unhideWhenUsed/>
    <w:rsid w:val="00C303BB"/>
    <w:rPr>
      <w:b/>
      <w:bCs/>
    </w:rPr>
  </w:style>
  <w:style w:type="character" w:customStyle="1" w:styleId="CommentSubjectChar">
    <w:name w:val="Comment Subject Char"/>
    <w:basedOn w:val="CommentTextChar"/>
    <w:link w:val="CommentSubject"/>
    <w:semiHidden/>
    <w:rsid w:val="00C303BB"/>
    <w:rPr>
      <w:b/>
      <w:bCs/>
      <w:sz w:val="20"/>
      <w:szCs w:val="20"/>
    </w:rPr>
  </w:style>
  <w:style w:type="character" w:styleId="FollowedHyperlink">
    <w:name w:val="FollowedHyperlink"/>
    <w:basedOn w:val="DefaultParagraphFont"/>
    <w:semiHidden/>
    <w:unhideWhenUsed/>
    <w:rsid w:val="003B7E04"/>
    <w:rPr>
      <w:color w:val="800080" w:themeColor="followedHyperlink"/>
      <w:u w:val="single"/>
    </w:rPr>
  </w:style>
  <w:style w:type="character" w:styleId="PlaceholderText">
    <w:name w:val="Placeholder Text"/>
    <w:basedOn w:val="DefaultParagraphFont"/>
    <w:semiHidden/>
    <w:rsid w:val="00062D1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427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articles/ng.3390"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57EF1-A5D5-844D-9285-B40355EA8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25</Pages>
  <Words>48981</Words>
  <Characters>279193</Characters>
  <Application>Microsoft Office Word</Application>
  <DocSecurity>0</DocSecurity>
  <Lines>2326</Lines>
  <Paragraphs>655</Paragraphs>
  <ScaleCrop>false</ScaleCrop>
  <HeadingPairs>
    <vt:vector size="2" baseType="variant">
      <vt:variant>
        <vt:lpstr>Title</vt:lpstr>
      </vt:variant>
      <vt:variant>
        <vt:i4>1</vt:i4>
      </vt:variant>
    </vt:vector>
  </HeadingPairs>
  <TitlesOfParts>
    <vt:vector size="1" baseType="lpstr">
      <vt:lpstr>Testing for genetic interactions with imperfect information about additive causal effects</vt:lpstr>
    </vt:vector>
  </TitlesOfParts>
  <Company/>
  <LinksUpToDate>false</LinksUpToDate>
  <CharactersWithSpaces>327519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for genetic interactions with imperfect information about additive causal effects</dc:title>
  <dc:creator>Joseph Powell</dc:creator>
  <cp:keywords/>
  <cp:lastModifiedBy>Gibran Hemani</cp:lastModifiedBy>
  <cp:revision>3</cp:revision>
  <dcterms:created xsi:type="dcterms:W3CDTF">2020-01-14T09:00:00Z</dcterms:created>
  <dcterms:modified xsi:type="dcterms:W3CDTF">2020-01-15T00:22:00Z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Mendeley Document_1">
    <vt:lpwstr>True</vt:lpwstr>
  </property>
  <property fmtid="{D5CDD505-2E9C-101B-9397-08002B2CF9AE}" pid="4" name="Mendeley Citation Style_1">
    <vt:lpwstr>http://www.zotero.org/styles/nature</vt:lpwstr>
  </property>
  <property fmtid="{D5CDD505-2E9C-101B-9397-08002B2CF9AE}" pid="5" name="Mendeley Unique User Id_1">
    <vt:lpwstr>09befabc-6f86-3d20-831f-26ff014234b6</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http://www.zotero.org/styles/elsevier-harvard2</vt:lpwstr>
  </property>
  <property fmtid="{D5CDD505-2E9C-101B-9397-08002B2CF9AE}" pid="17" name="Mendeley Recent Style Name 5_1">
    <vt:lpwstr>Elsevier - Harvard 2</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